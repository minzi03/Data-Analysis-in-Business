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A4EAB" w14:textId="77777777" w:rsidR="00E741D0" w:rsidRPr="00D72D26" w:rsidRDefault="00212CE1" w:rsidP="00E741D0">
      <w:pPr>
        <w:jc w:val="center"/>
        <w:rPr>
          <w:b/>
          <w:bCs/>
          <w:sz w:val="28"/>
          <w:szCs w:val="28"/>
        </w:rPr>
      </w:pPr>
      <w:r w:rsidRPr="00D72D26">
        <w:rPr>
          <w:noProof/>
        </w:rPr>
        <w:drawing>
          <wp:anchor distT="0" distB="0" distL="114300" distR="114300" simplePos="0" relativeHeight="251658240" behindDoc="1" locked="0" layoutInCell="1" allowOverlap="1" wp14:anchorId="76A83F4D" wp14:editId="3563BAE9">
            <wp:simplePos x="0" y="0"/>
            <wp:positionH relativeFrom="margin">
              <wp:align>center</wp:align>
            </wp:positionH>
            <wp:positionV relativeFrom="paragraph">
              <wp:posOffset>-548640</wp:posOffset>
            </wp:positionV>
            <wp:extent cx="6983413" cy="10050780"/>
            <wp:effectExtent l="0" t="0" r="8255" b="7620"/>
            <wp:wrapNone/>
            <wp:docPr id="26" name="Picture 2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Shape, rectangle&#10;&#10;Description automatically generated"/>
                    <pic:cNvPicPr>
                      <a:picLocks noChangeAspect="1" noChangeArrowheads="1"/>
                    </pic:cNvPicPr>
                  </pic:nvPicPr>
                  <pic:blipFill>
                    <a:blip r:embed="rId11">
                      <a:extLst>
                        <a:ext uri="{BEBA8EAE-BF5A-486C-A8C5-ECC9F3942E4B}">
                          <a14:imgProps xmlns:a14="http://schemas.microsoft.com/office/drawing/2010/main">
                            <a14:imgLayer r:embed="rId12">
                              <a14:imgEffect>
                                <a14:saturation sat="300000"/>
                              </a14:imgEffect>
                            </a14:imgLayer>
                          </a14:imgProps>
                        </a:ext>
                        <a:ext uri="{28A0092B-C50C-407E-A947-70E740481C1C}">
                          <a14:useLocalDpi xmlns:a14="http://schemas.microsoft.com/office/drawing/2010/main" val="0"/>
                        </a:ext>
                      </a:extLst>
                    </a:blip>
                    <a:srcRect/>
                    <a:stretch>
                      <a:fillRect/>
                    </a:stretch>
                  </pic:blipFill>
                  <pic:spPr>
                    <a:xfrm>
                      <a:off x="0" y="0"/>
                      <a:ext cx="6983413" cy="10050780"/>
                    </a:xfrm>
                    <a:prstGeom prst="rect">
                      <a:avLst/>
                    </a:prstGeom>
                    <a:noFill/>
                  </pic:spPr>
                </pic:pic>
              </a:graphicData>
            </a:graphic>
            <wp14:sizeRelH relativeFrom="margin">
              <wp14:pctWidth>0</wp14:pctWidth>
            </wp14:sizeRelH>
            <wp14:sizeRelV relativeFrom="margin">
              <wp14:pctHeight>0</wp14:pctHeight>
            </wp14:sizeRelV>
          </wp:anchor>
        </w:drawing>
      </w:r>
      <w:r w:rsidR="00D5149D" w:rsidRPr="00D72D26">
        <w:rPr>
          <w:b/>
          <w:bCs/>
          <w:sz w:val="28"/>
          <w:szCs w:val="28"/>
        </w:rPr>
        <w:t>VIETNAM NATIONAL UNIVERSITY - HCM</w:t>
      </w:r>
    </w:p>
    <w:p w14:paraId="6C88D7AD" w14:textId="77777777" w:rsidR="00D5149D" w:rsidRPr="00D72D26" w:rsidRDefault="00D5149D" w:rsidP="00E741D0">
      <w:pPr>
        <w:jc w:val="center"/>
        <w:rPr>
          <w:b/>
          <w:bCs/>
          <w:sz w:val="28"/>
          <w:szCs w:val="28"/>
        </w:rPr>
      </w:pPr>
      <w:r w:rsidRPr="00D72D26">
        <w:rPr>
          <w:b/>
          <w:bCs/>
          <w:sz w:val="28"/>
          <w:szCs w:val="28"/>
        </w:rPr>
        <w:t>UNIVERSITY OF INFORMATION TECHNOLOGY</w:t>
      </w:r>
    </w:p>
    <w:p w14:paraId="58C6F4B8" w14:textId="77777777" w:rsidR="00E741D0" w:rsidRPr="00D72D26" w:rsidRDefault="00447513" w:rsidP="00E741D0">
      <w:pPr>
        <w:jc w:val="center"/>
        <w:rPr>
          <w:b/>
          <w:bCs/>
          <w:sz w:val="28"/>
          <w:szCs w:val="28"/>
        </w:rPr>
      </w:pPr>
      <w:r w:rsidRPr="00D72D26">
        <w:rPr>
          <w:noProof/>
        </w:rPr>
        <w:drawing>
          <wp:anchor distT="0" distB="0" distL="114300" distR="114300" simplePos="0" relativeHeight="251658241" behindDoc="0" locked="0" layoutInCell="1" allowOverlap="1" wp14:anchorId="793007DA" wp14:editId="42AA3739">
            <wp:simplePos x="0" y="0"/>
            <wp:positionH relativeFrom="margin">
              <wp:align>center</wp:align>
            </wp:positionH>
            <wp:positionV relativeFrom="paragraph">
              <wp:posOffset>278976</wp:posOffset>
            </wp:positionV>
            <wp:extent cx="4295553" cy="2006191"/>
            <wp:effectExtent l="0" t="0" r="0" b="0"/>
            <wp:wrapTopAndBottom/>
            <wp:docPr id="28" name="Picture 28" descr="Káº¿t quáº£ hÃ¬nh áº£nh cho logo 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17" descr="Káº¿t quáº£ hÃ¬nh áº£nh cho logo uit"/>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b="15722"/>
                    <a:stretch>
                      <a:fillRect/>
                    </a:stretch>
                  </pic:blipFill>
                  <pic:spPr>
                    <a:xfrm>
                      <a:off x="0" y="0"/>
                      <a:ext cx="4295553" cy="20061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149D" w:rsidRPr="00D72D26">
        <w:rPr>
          <w:b/>
          <w:bCs/>
          <w:sz w:val="28"/>
          <w:szCs w:val="28"/>
        </w:rPr>
        <w:t>FACULTY OF INFORMATION SYSTEMS</w:t>
      </w:r>
    </w:p>
    <w:p w14:paraId="63A70DD5" w14:textId="77777777" w:rsidR="00E741D0" w:rsidRPr="00D72D26" w:rsidRDefault="00E741D0" w:rsidP="005C58FC">
      <w:pPr>
        <w:rPr>
          <w:b/>
          <w:bCs/>
          <w:sz w:val="28"/>
          <w:szCs w:val="28"/>
        </w:rPr>
      </w:pPr>
    </w:p>
    <w:p w14:paraId="1ACAA02A" w14:textId="4ECE86C7" w:rsidR="00D5149D" w:rsidRDefault="007D7685" w:rsidP="00E56FC2">
      <w:pPr>
        <w:jc w:val="center"/>
        <w:rPr>
          <w:b/>
          <w:bCs/>
          <w:sz w:val="36"/>
          <w:szCs w:val="36"/>
        </w:rPr>
      </w:pPr>
      <w:r>
        <w:rPr>
          <w:b/>
          <w:bCs/>
          <w:sz w:val="36"/>
          <w:szCs w:val="36"/>
        </w:rPr>
        <w:t>Lab 2</w:t>
      </w:r>
    </w:p>
    <w:p w14:paraId="14D6F67F" w14:textId="77777777" w:rsidR="000B1BD8" w:rsidRPr="00D72D26" w:rsidRDefault="000B1BD8" w:rsidP="00E56FC2">
      <w:pPr>
        <w:jc w:val="center"/>
        <w:rPr>
          <w:b/>
          <w:bCs/>
          <w:sz w:val="36"/>
          <w:szCs w:val="36"/>
        </w:rPr>
      </w:pPr>
    </w:p>
    <w:p w14:paraId="44625F50" w14:textId="15BB1233" w:rsidR="00E741D0" w:rsidRDefault="009951EC" w:rsidP="00E56FC2">
      <w:pPr>
        <w:jc w:val="center"/>
        <w:rPr>
          <w:b/>
          <w:bCs/>
          <w:sz w:val="36"/>
          <w:szCs w:val="36"/>
        </w:rPr>
      </w:pPr>
      <w:r>
        <w:rPr>
          <w:b/>
          <w:bCs/>
          <w:sz w:val="36"/>
          <w:szCs w:val="36"/>
        </w:rPr>
        <w:t>Class</w:t>
      </w:r>
      <w:r w:rsidR="00D326BE" w:rsidRPr="00D72D26">
        <w:rPr>
          <w:b/>
          <w:bCs/>
          <w:sz w:val="36"/>
          <w:szCs w:val="36"/>
        </w:rPr>
        <w:t>:</w:t>
      </w:r>
      <w:r w:rsidR="00E741D0" w:rsidRPr="00D72D26">
        <w:rPr>
          <w:b/>
          <w:bCs/>
          <w:sz w:val="36"/>
          <w:szCs w:val="36"/>
        </w:rPr>
        <w:t xml:space="preserve"> </w:t>
      </w:r>
      <w:r w:rsidR="006B0A01">
        <w:rPr>
          <w:b/>
          <w:bCs/>
          <w:sz w:val="36"/>
          <w:szCs w:val="36"/>
        </w:rPr>
        <w:t>IS40</w:t>
      </w:r>
      <w:r w:rsidR="00C36145">
        <w:rPr>
          <w:b/>
          <w:bCs/>
          <w:sz w:val="36"/>
          <w:szCs w:val="36"/>
        </w:rPr>
        <w:t>3</w:t>
      </w:r>
      <w:r w:rsidR="00C5447F" w:rsidRPr="00D72D26">
        <w:rPr>
          <w:b/>
          <w:bCs/>
          <w:sz w:val="36"/>
          <w:szCs w:val="36"/>
        </w:rPr>
        <w:t>.O</w:t>
      </w:r>
      <w:proofErr w:type="gramStart"/>
      <w:r w:rsidR="001A09A2">
        <w:rPr>
          <w:b/>
          <w:bCs/>
          <w:sz w:val="36"/>
          <w:szCs w:val="36"/>
        </w:rPr>
        <w:t>21</w:t>
      </w:r>
      <w:r w:rsidR="00C5447F" w:rsidRPr="00D72D26">
        <w:rPr>
          <w:b/>
          <w:bCs/>
          <w:sz w:val="36"/>
          <w:szCs w:val="36"/>
        </w:rPr>
        <w:t>.HTCL</w:t>
      </w:r>
      <w:proofErr w:type="gramEnd"/>
    </w:p>
    <w:p w14:paraId="07046E10" w14:textId="77777777" w:rsidR="000B1BD8" w:rsidRDefault="000B1BD8" w:rsidP="00E56FC2">
      <w:pPr>
        <w:jc w:val="center"/>
        <w:rPr>
          <w:b/>
          <w:bCs/>
          <w:sz w:val="36"/>
          <w:szCs w:val="36"/>
        </w:rPr>
      </w:pPr>
    </w:p>
    <w:p w14:paraId="4DD2C69D" w14:textId="77777777" w:rsidR="000B1BD8" w:rsidRPr="00D72D26" w:rsidRDefault="000B1BD8" w:rsidP="00E56FC2">
      <w:pPr>
        <w:jc w:val="center"/>
        <w:rPr>
          <w:b/>
          <w:bCs/>
          <w:sz w:val="36"/>
          <w:szCs w:val="36"/>
        </w:rPr>
      </w:pPr>
    </w:p>
    <w:p w14:paraId="7011BAAA" w14:textId="77777777" w:rsidR="000B1BD8" w:rsidRDefault="000B1BD8" w:rsidP="000B1BD8">
      <w:pPr>
        <w:jc w:val="center"/>
        <w:rPr>
          <w:b/>
          <w:bCs/>
          <w:sz w:val="60"/>
          <w:szCs w:val="60"/>
        </w:rPr>
      </w:pPr>
      <w:r w:rsidRPr="000B1BD8">
        <w:rPr>
          <w:b/>
          <w:bCs/>
          <w:sz w:val="60"/>
          <w:szCs w:val="60"/>
        </w:rPr>
        <w:t>Inferential Statistics</w:t>
      </w:r>
    </w:p>
    <w:p w14:paraId="5EDB1E22" w14:textId="77777777" w:rsidR="000B1BD8" w:rsidRDefault="000B1BD8" w:rsidP="000B1BD8">
      <w:pPr>
        <w:jc w:val="center"/>
        <w:rPr>
          <w:b/>
          <w:bCs/>
          <w:sz w:val="60"/>
          <w:szCs w:val="60"/>
        </w:rPr>
      </w:pPr>
    </w:p>
    <w:p w14:paraId="3BEF1EE3" w14:textId="77777777" w:rsidR="000B1BD8" w:rsidRDefault="000B1BD8" w:rsidP="000B1BD8">
      <w:pPr>
        <w:jc w:val="center"/>
        <w:rPr>
          <w:b/>
          <w:bCs/>
          <w:sz w:val="60"/>
          <w:szCs w:val="60"/>
        </w:rPr>
      </w:pPr>
    </w:p>
    <w:p w14:paraId="535790CC" w14:textId="1DB63527" w:rsidR="00111890" w:rsidRDefault="00111890" w:rsidP="00111890">
      <w:pPr>
        <w:tabs>
          <w:tab w:val="left" w:pos="1710"/>
          <w:tab w:val="left" w:pos="5130"/>
        </w:tabs>
        <w:jc w:val="center"/>
        <w:rPr>
          <w:b/>
          <w:bCs/>
          <w:sz w:val="26"/>
          <w:szCs w:val="22"/>
        </w:rPr>
      </w:pPr>
      <w:r w:rsidRPr="00D72D26">
        <w:rPr>
          <w:b/>
          <w:bCs/>
          <w:sz w:val="26"/>
          <w:szCs w:val="22"/>
        </w:rPr>
        <w:t xml:space="preserve">Instructed by:  </w:t>
      </w:r>
      <w:r>
        <w:rPr>
          <w:b/>
          <w:bCs/>
          <w:sz w:val="26"/>
          <w:szCs w:val="22"/>
        </w:rPr>
        <w:t xml:space="preserve">Assoc. Prof., Dr. Nguyen </w:t>
      </w:r>
      <w:proofErr w:type="spellStart"/>
      <w:r>
        <w:rPr>
          <w:b/>
          <w:bCs/>
          <w:sz w:val="26"/>
          <w:szCs w:val="22"/>
        </w:rPr>
        <w:t>Dinh</w:t>
      </w:r>
      <w:proofErr w:type="spellEnd"/>
      <w:r>
        <w:rPr>
          <w:b/>
          <w:bCs/>
          <w:sz w:val="26"/>
          <w:szCs w:val="22"/>
        </w:rPr>
        <w:t xml:space="preserve"> </w:t>
      </w:r>
      <w:proofErr w:type="spellStart"/>
      <w:r>
        <w:rPr>
          <w:b/>
          <w:bCs/>
          <w:sz w:val="26"/>
          <w:szCs w:val="22"/>
        </w:rPr>
        <w:t>Thuan</w:t>
      </w:r>
      <w:proofErr w:type="spellEnd"/>
    </w:p>
    <w:p w14:paraId="18B9BB9F" w14:textId="77777777" w:rsidR="000B1BD8" w:rsidRDefault="000B1BD8" w:rsidP="00111890">
      <w:pPr>
        <w:tabs>
          <w:tab w:val="left" w:pos="1710"/>
          <w:tab w:val="left" w:pos="5130"/>
        </w:tabs>
        <w:jc w:val="center"/>
        <w:rPr>
          <w:b/>
          <w:bCs/>
          <w:sz w:val="26"/>
          <w:szCs w:val="22"/>
        </w:rPr>
      </w:pPr>
    </w:p>
    <w:p w14:paraId="73501C6C" w14:textId="77777777" w:rsidR="000B1BD8" w:rsidRDefault="000B1BD8" w:rsidP="00111890">
      <w:pPr>
        <w:tabs>
          <w:tab w:val="left" w:pos="1710"/>
          <w:tab w:val="left" w:pos="5130"/>
        </w:tabs>
        <w:jc w:val="center"/>
        <w:rPr>
          <w:b/>
          <w:bCs/>
          <w:sz w:val="26"/>
          <w:szCs w:val="22"/>
        </w:rPr>
      </w:pPr>
    </w:p>
    <w:p w14:paraId="59A5E77E" w14:textId="77777777" w:rsidR="000B1BD8" w:rsidRDefault="000B1BD8" w:rsidP="00111890">
      <w:pPr>
        <w:tabs>
          <w:tab w:val="left" w:pos="1710"/>
          <w:tab w:val="left" w:pos="5130"/>
        </w:tabs>
        <w:jc w:val="center"/>
        <w:rPr>
          <w:b/>
          <w:bCs/>
          <w:sz w:val="26"/>
          <w:szCs w:val="22"/>
        </w:rPr>
      </w:pPr>
    </w:p>
    <w:p w14:paraId="6354858B" w14:textId="77777777" w:rsidR="000B1BD8" w:rsidRDefault="000B1BD8" w:rsidP="00111890">
      <w:pPr>
        <w:tabs>
          <w:tab w:val="left" w:pos="1710"/>
          <w:tab w:val="left" w:pos="5130"/>
        </w:tabs>
        <w:jc w:val="center"/>
        <w:rPr>
          <w:b/>
          <w:bCs/>
          <w:sz w:val="26"/>
          <w:szCs w:val="22"/>
        </w:rPr>
      </w:pPr>
    </w:p>
    <w:p w14:paraId="1702189D" w14:textId="77777777" w:rsidR="0054740A" w:rsidRDefault="0054740A" w:rsidP="00111890">
      <w:pPr>
        <w:tabs>
          <w:tab w:val="left" w:pos="1710"/>
          <w:tab w:val="left" w:pos="5130"/>
        </w:tabs>
        <w:jc w:val="center"/>
        <w:rPr>
          <w:b/>
          <w:bCs/>
          <w:sz w:val="26"/>
          <w:szCs w:val="22"/>
        </w:rPr>
      </w:pPr>
    </w:p>
    <w:p w14:paraId="5F4A7A58" w14:textId="77777777" w:rsidR="0054740A" w:rsidRDefault="0054740A" w:rsidP="00111890">
      <w:pPr>
        <w:tabs>
          <w:tab w:val="left" w:pos="1710"/>
          <w:tab w:val="left" w:pos="5130"/>
        </w:tabs>
        <w:jc w:val="center"/>
        <w:rPr>
          <w:b/>
          <w:bCs/>
          <w:sz w:val="26"/>
          <w:szCs w:val="22"/>
        </w:rPr>
      </w:pPr>
    </w:p>
    <w:p w14:paraId="78BF5F66" w14:textId="77777777" w:rsidR="0054740A" w:rsidRPr="00D72D26" w:rsidRDefault="0054740A" w:rsidP="0054740A">
      <w:pPr>
        <w:tabs>
          <w:tab w:val="left" w:pos="1710"/>
          <w:tab w:val="left" w:pos="5130"/>
        </w:tabs>
        <w:jc w:val="center"/>
        <w:rPr>
          <w:b/>
          <w:bCs/>
          <w:sz w:val="26"/>
          <w:szCs w:val="22"/>
        </w:rPr>
      </w:pPr>
      <w:r w:rsidRPr="00D72D26">
        <w:rPr>
          <w:b/>
          <w:bCs/>
          <w:sz w:val="26"/>
          <w:szCs w:val="22"/>
        </w:rPr>
        <w:t>Conducted by:</w:t>
      </w:r>
    </w:p>
    <w:p w14:paraId="60BBCBA8" w14:textId="77777777" w:rsidR="0054740A" w:rsidRPr="004505EC" w:rsidRDefault="0054740A" w:rsidP="0054740A">
      <w:pPr>
        <w:tabs>
          <w:tab w:val="left" w:pos="1710"/>
          <w:tab w:val="left" w:pos="5130"/>
        </w:tabs>
        <w:jc w:val="center"/>
        <w:rPr>
          <w:b/>
          <w:sz w:val="26"/>
          <w:szCs w:val="22"/>
          <w:lang w:val="fr-FR"/>
        </w:rPr>
      </w:pPr>
      <w:r w:rsidRPr="004505EC">
        <w:rPr>
          <w:b/>
          <w:sz w:val="26"/>
          <w:szCs w:val="22"/>
          <w:lang w:val="fr-FR"/>
        </w:rPr>
        <w:t xml:space="preserve">Phan Chi </w:t>
      </w:r>
      <w:proofErr w:type="spellStart"/>
      <w:r w:rsidRPr="004505EC">
        <w:rPr>
          <w:b/>
          <w:sz w:val="26"/>
          <w:szCs w:val="22"/>
          <w:lang w:val="fr-FR"/>
        </w:rPr>
        <w:t>Cuong</w:t>
      </w:r>
      <w:proofErr w:type="spellEnd"/>
      <w:r w:rsidRPr="004505EC">
        <w:rPr>
          <w:b/>
          <w:sz w:val="26"/>
          <w:szCs w:val="22"/>
          <w:lang w:val="fr-FR"/>
        </w:rPr>
        <w:t xml:space="preserve"> - 21520673</w:t>
      </w:r>
    </w:p>
    <w:p w14:paraId="1F80D2C3" w14:textId="77777777" w:rsidR="0054740A" w:rsidRPr="00BF0446" w:rsidRDefault="0054740A" w:rsidP="0054740A">
      <w:pPr>
        <w:tabs>
          <w:tab w:val="left" w:pos="1710"/>
          <w:tab w:val="left" w:pos="5130"/>
        </w:tabs>
        <w:jc w:val="center"/>
        <w:rPr>
          <w:b/>
          <w:sz w:val="26"/>
          <w:szCs w:val="22"/>
          <w:lang w:val="fr-FR"/>
        </w:rPr>
      </w:pPr>
      <w:r w:rsidRPr="00BF0446">
        <w:rPr>
          <w:b/>
          <w:sz w:val="26"/>
          <w:szCs w:val="22"/>
          <w:lang w:val="fr-FR"/>
        </w:rPr>
        <w:t xml:space="preserve">Nguyen Le </w:t>
      </w:r>
      <w:proofErr w:type="spellStart"/>
      <w:r w:rsidRPr="00BF0446">
        <w:rPr>
          <w:b/>
          <w:sz w:val="26"/>
          <w:szCs w:val="22"/>
          <w:lang w:val="fr-FR"/>
        </w:rPr>
        <w:t>Khang</w:t>
      </w:r>
      <w:proofErr w:type="spellEnd"/>
      <w:r w:rsidRPr="00BF0446">
        <w:rPr>
          <w:b/>
          <w:sz w:val="26"/>
          <w:szCs w:val="22"/>
          <w:lang w:val="fr-FR"/>
        </w:rPr>
        <w:t xml:space="preserve"> - 21520960</w:t>
      </w:r>
    </w:p>
    <w:p w14:paraId="2C223771" w14:textId="77777777" w:rsidR="0054740A" w:rsidRPr="00D0706E" w:rsidRDefault="0054740A" w:rsidP="0054740A">
      <w:pPr>
        <w:tabs>
          <w:tab w:val="left" w:pos="1710"/>
          <w:tab w:val="left" w:pos="5130"/>
        </w:tabs>
        <w:jc w:val="center"/>
        <w:rPr>
          <w:b/>
          <w:sz w:val="26"/>
          <w:szCs w:val="22"/>
        </w:rPr>
      </w:pPr>
      <w:r w:rsidRPr="00D0706E">
        <w:rPr>
          <w:b/>
          <w:sz w:val="26"/>
          <w:szCs w:val="22"/>
        </w:rPr>
        <w:t>Le Pham Quoc Bao - 21521849</w:t>
      </w:r>
    </w:p>
    <w:p w14:paraId="669CB796" w14:textId="77777777" w:rsidR="00D61134" w:rsidRPr="00D0706E" w:rsidRDefault="00D61134" w:rsidP="00D5149D">
      <w:pPr>
        <w:tabs>
          <w:tab w:val="left" w:pos="1710"/>
          <w:tab w:val="left" w:pos="5130"/>
        </w:tabs>
        <w:jc w:val="center"/>
        <w:rPr>
          <w:b/>
          <w:sz w:val="26"/>
          <w:szCs w:val="22"/>
        </w:rPr>
      </w:pPr>
    </w:p>
    <w:p w14:paraId="253BDE2C" w14:textId="77777777" w:rsidR="00D61134" w:rsidRPr="00D0706E" w:rsidRDefault="00D61134" w:rsidP="00D5149D">
      <w:pPr>
        <w:tabs>
          <w:tab w:val="left" w:pos="1710"/>
          <w:tab w:val="left" w:pos="5130"/>
        </w:tabs>
        <w:jc w:val="center"/>
        <w:rPr>
          <w:b/>
          <w:sz w:val="26"/>
          <w:szCs w:val="22"/>
        </w:rPr>
      </w:pPr>
    </w:p>
    <w:p w14:paraId="04C6F656" w14:textId="77777777" w:rsidR="00D61134" w:rsidRPr="00D0706E" w:rsidRDefault="00D61134" w:rsidP="00D5149D">
      <w:pPr>
        <w:tabs>
          <w:tab w:val="left" w:pos="1710"/>
          <w:tab w:val="left" w:pos="5130"/>
        </w:tabs>
        <w:jc w:val="center"/>
        <w:rPr>
          <w:b/>
          <w:sz w:val="26"/>
          <w:szCs w:val="22"/>
        </w:rPr>
      </w:pPr>
    </w:p>
    <w:p w14:paraId="5FE4E522" w14:textId="77777777" w:rsidR="00D61134" w:rsidRPr="00D0706E" w:rsidRDefault="00D61134" w:rsidP="00D5149D">
      <w:pPr>
        <w:tabs>
          <w:tab w:val="left" w:pos="1710"/>
          <w:tab w:val="left" w:pos="5130"/>
        </w:tabs>
        <w:jc w:val="center"/>
        <w:rPr>
          <w:b/>
          <w:sz w:val="26"/>
          <w:szCs w:val="22"/>
        </w:rPr>
      </w:pPr>
    </w:p>
    <w:p w14:paraId="3E235B01" w14:textId="1F127473" w:rsidR="003931B8" w:rsidRPr="004A5988" w:rsidRDefault="003931B8" w:rsidP="004A5988">
      <w:pPr>
        <w:tabs>
          <w:tab w:val="left" w:pos="1710"/>
          <w:tab w:val="left" w:pos="5130"/>
        </w:tabs>
        <w:jc w:val="center"/>
        <w:rPr>
          <w:b/>
          <w:sz w:val="26"/>
          <w:szCs w:val="22"/>
        </w:rPr>
      </w:pPr>
      <w:r w:rsidRPr="00D72D26">
        <w:rPr>
          <w:b/>
          <w:bCs/>
          <w:sz w:val="28"/>
          <w:szCs w:val="28"/>
        </w:rPr>
        <w:t xml:space="preserve">Ho Chi Minh, </w:t>
      </w:r>
      <w:r>
        <w:rPr>
          <w:b/>
          <w:bCs/>
          <w:sz w:val="28"/>
          <w:szCs w:val="28"/>
        </w:rPr>
        <w:t>March 20th, 2024.</w:t>
      </w:r>
    </w:p>
    <w:p w14:paraId="4C6DADF3" w14:textId="77777777" w:rsidR="005C58FC" w:rsidRPr="00D72D26" w:rsidRDefault="005C58FC">
      <w:pPr>
        <w:spacing w:after="160" w:line="259" w:lineRule="auto"/>
        <w:rPr>
          <w:b/>
          <w:bCs/>
          <w:sz w:val="28"/>
          <w:szCs w:val="28"/>
        </w:rPr>
      </w:pPr>
      <w:r w:rsidRPr="00D72D26">
        <w:rPr>
          <w:b/>
          <w:bCs/>
          <w:sz w:val="28"/>
          <w:szCs w:val="28"/>
        </w:rPr>
        <w:br w:type="page"/>
      </w:r>
    </w:p>
    <w:p w14:paraId="26B72DC1" w14:textId="77777777" w:rsidR="00C5447F" w:rsidRPr="00D72D26" w:rsidRDefault="00C5447F" w:rsidP="00E56FC2">
      <w:pPr>
        <w:jc w:val="center"/>
        <w:rPr>
          <w:b/>
          <w:bCs/>
          <w:sz w:val="28"/>
          <w:szCs w:val="28"/>
        </w:rPr>
        <w:sectPr w:rsidR="00C5447F" w:rsidRPr="00D72D26" w:rsidSect="004E729D">
          <w:headerReference w:type="default" r:id="rId14"/>
          <w:footerReference w:type="even" r:id="rId15"/>
          <w:footerReference w:type="default" r:id="rId16"/>
          <w:footerReference w:type="first" r:id="rId17"/>
          <w:type w:val="continuous"/>
          <w:pgSz w:w="11906" w:h="16838" w:code="9"/>
          <w:pgMar w:top="1440" w:right="1440" w:bottom="1440" w:left="1440" w:header="720" w:footer="720" w:gutter="0"/>
          <w:pgBorders w:display="firstPage" w:offsetFrom="page">
            <w:top w:val="double" w:sz="4" w:space="24" w:color="auto"/>
            <w:left w:val="double" w:sz="4" w:space="24" w:color="auto"/>
            <w:bottom w:val="double" w:sz="4" w:space="24" w:color="auto"/>
            <w:right w:val="double" w:sz="4" w:space="24" w:color="auto"/>
          </w:pgBorders>
          <w:cols w:space="720"/>
          <w:titlePg/>
          <w:docGrid w:linePitch="360"/>
        </w:sectPr>
      </w:pPr>
    </w:p>
    <w:sdt>
      <w:sdtPr>
        <w:id w:val="1225879828"/>
        <w:docPartObj>
          <w:docPartGallery w:val="Table of Contents"/>
          <w:docPartUnique/>
        </w:docPartObj>
      </w:sdtPr>
      <w:sdtEndPr>
        <w:rPr>
          <w:rFonts w:eastAsia="Times New Roman" w:cs="Times New Roman"/>
          <w:bCs/>
          <w:noProof/>
          <w:color w:val="auto"/>
          <w:sz w:val="24"/>
          <w:szCs w:val="24"/>
        </w:rPr>
      </w:sdtEndPr>
      <w:sdtContent>
        <w:p w14:paraId="3C70CACF" w14:textId="0F860C0D" w:rsidR="009951EC" w:rsidRPr="004A5988" w:rsidRDefault="009951EC" w:rsidP="009951EC">
          <w:pPr>
            <w:pStyle w:val="TOCHeading"/>
            <w:jc w:val="center"/>
            <w:rPr>
              <w:rFonts w:cs="Times New Roman"/>
              <w:szCs w:val="40"/>
            </w:rPr>
          </w:pPr>
          <w:r w:rsidRPr="004A5988">
            <w:rPr>
              <w:rFonts w:cs="Times New Roman"/>
              <w:szCs w:val="40"/>
            </w:rPr>
            <w:t>Table of Contents</w:t>
          </w:r>
        </w:p>
        <w:p w14:paraId="098B1713" w14:textId="19827040" w:rsidR="00E35092" w:rsidRDefault="009951EC">
          <w:pPr>
            <w:pStyle w:val="TOC1"/>
            <w:tabs>
              <w:tab w:val="right" w:leader="dot" w:pos="9016"/>
            </w:tabs>
            <w:rPr>
              <w:rFonts w:eastAsiaTheme="minorEastAsia" w:cstheme="minorBidi"/>
              <w:b w:val="0"/>
              <w:bCs w:val="0"/>
              <w:i w:val="0"/>
              <w:iCs w:val="0"/>
              <w:noProof/>
              <w:kern w:val="2"/>
              <w:lang w:val="en-VN"/>
              <w14:ligatures w14:val="standardContextual"/>
            </w:rPr>
          </w:pPr>
          <w:r>
            <w:rPr>
              <w:b w:val="0"/>
              <w:bCs w:val="0"/>
            </w:rPr>
            <w:fldChar w:fldCharType="begin"/>
          </w:r>
          <w:r>
            <w:instrText xml:space="preserve"> TOC \o "1-3" \h \z \u </w:instrText>
          </w:r>
          <w:r>
            <w:rPr>
              <w:b w:val="0"/>
              <w:bCs w:val="0"/>
            </w:rPr>
            <w:fldChar w:fldCharType="separate"/>
          </w:r>
          <w:hyperlink w:anchor="_Toc162039214" w:history="1">
            <w:r w:rsidR="00E35092" w:rsidRPr="00E4084E">
              <w:rPr>
                <w:rStyle w:val="Hyperlink"/>
                <w:noProof/>
              </w:rPr>
              <w:t>1.1 Levene Test for Equality of Variance</w:t>
            </w:r>
            <w:r w:rsidR="00E35092">
              <w:rPr>
                <w:noProof/>
                <w:webHidden/>
              </w:rPr>
              <w:tab/>
            </w:r>
            <w:r w:rsidR="00E35092">
              <w:rPr>
                <w:noProof/>
                <w:webHidden/>
              </w:rPr>
              <w:fldChar w:fldCharType="begin"/>
            </w:r>
            <w:r w:rsidR="00E35092">
              <w:rPr>
                <w:noProof/>
                <w:webHidden/>
              </w:rPr>
              <w:instrText xml:space="preserve"> PAGEREF _Toc162039214 \h </w:instrText>
            </w:r>
            <w:r w:rsidR="00E35092">
              <w:rPr>
                <w:noProof/>
                <w:webHidden/>
              </w:rPr>
            </w:r>
            <w:r w:rsidR="00E35092">
              <w:rPr>
                <w:noProof/>
                <w:webHidden/>
              </w:rPr>
              <w:fldChar w:fldCharType="separate"/>
            </w:r>
            <w:r w:rsidR="00E35092">
              <w:rPr>
                <w:noProof/>
                <w:webHidden/>
              </w:rPr>
              <w:t>4</w:t>
            </w:r>
            <w:r w:rsidR="00E35092">
              <w:rPr>
                <w:noProof/>
                <w:webHidden/>
              </w:rPr>
              <w:fldChar w:fldCharType="end"/>
            </w:r>
          </w:hyperlink>
        </w:p>
        <w:p w14:paraId="3800EECC" w14:textId="17B841EA" w:rsidR="00E35092" w:rsidRDefault="00E35092">
          <w:pPr>
            <w:pStyle w:val="TOC1"/>
            <w:tabs>
              <w:tab w:val="right" w:leader="dot" w:pos="9016"/>
            </w:tabs>
            <w:rPr>
              <w:rFonts w:eastAsiaTheme="minorEastAsia" w:cstheme="minorBidi"/>
              <w:b w:val="0"/>
              <w:bCs w:val="0"/>
              <w:i w:val="0"/>
              <w:iCs w:val="0"/>
              <w:noProof/>
              <w:kern w:val="2"/>
              <w:lang w:val="en-VN"/>
              <w14:ligatures w14:val="standardContextual"/>
            </w:rPr>
          </w:pPr>
          <w:hyperlink w:anchor="_Toc162039215" w:history="1">
            <w:r w:rsidRPr="00E4084E">
              <w:rPr>
                <w:rStyle w:val="Hyperlink"/>
                <w:noProof/>
              </w:rPr>
              <w:t>1.2 Post hoc comparisons in ANOVA</w:t>
            </w:r>
            <w:r>
              <w:rPr>
                <w:noProof/>
                <w:webHidden/>
              </w:rPr>
              <w:tab/>
            </w:r>
            <w:r>
              <w:rPr>
                <w:noProof/>
                <w:webHidden/>
              </w:rPr>
              <w:fldChar w:fldCharType="begin"/>
            </w:r>
            <w:r>
              <w:rPr>
                <w:noProof/>
                <w:webHidden/>
              </w:rPr>
              <w:instrText xml:space="preserve"> PAGEREF _Toc162039215 \h </w:instrText>
            </w:r>
            <w:r>
              <w:rPr>
                <w:noProof/>
                <w:webHidden/>
              </w:rPr>
            </w:r>
            <w:r>
              <w:rPr>
                <w:noProof/>
                <w:webHidden/>
              </w:rPr>
              <w:fldChar w:fldCharType="separate"/>
            </w:r>
            <w:r>
              <w:rPr>
                <w:noProof/>
                <w:webHidden/>
              </w:rPr>
              <w:t>6</w:t>
            </w:r>
            <w:r>
              <w:rPr>
                <w:noProof/>
                <w:webHidden/>
              </w:rPr>
              <w:fldChar w:fldCharType="end"/>
            </w:r>
          </w:hyperlink>
        </w:p>
        <w:p w14:paraId="16D5D91C" w14:textId="6377F130" w:rsidR="00E35092" w:rsidRDefault="00E35092">
          <w:pPr>
            <w:pStyle w:val="TOC1"/>
            <w:tabs>
              <w:tab w:val="left" w:pos="960"/>
              <w:tab w:val="right" w:leader="dot" w:pos="9016"/>
            </w:tabs>
            <w:rPr>
              <w:rFonts w:eastAsiaTheme="minorEastAsia" w:cstheme="minorBidi"/>
              <w:b w:val="0"/>
              <w:bCs w:val="0"/>
              <w:i w:val="0"/>
              <w:iCs w:val="0"/>
              <w:noProof/>
              <w:kern w:val="2"/>
              <w:lang w:val="en-VN"/>
              <w14:ligatures w14:val="standardContextual"/>
            </w:rPr>
          </w:pPr>
          <w:hyperlink w:anchor="_Toc162039216" w:history="1">
            <w:r w:rsidRPr="00E4084E">
              <w:rPr>
                <w:rStyle w:val="Hyperlink"/>
                <w:noProof/>
              </w:rPr>
              <w:t>1.1.1</w:t>
            </w:r>
            <w:r>
              <w:rPr>
                <w:rFonts w:eastAsiaTheme="minorEastAsia" w:cstheme="minorBidi"/>
                <w:b w:val="0"/>
                <w:bCs w:val="0"/>
                <w:i w:val="0"/>
                <w:iCs w:val="0"/>
                <w:noProof/>
                <w:kern w:val="2"/>
                <w:lang w:val="en-VN"/>
                <w14:ligatures w14:val="standardContextual"/>
              </w:rPr>
              <w:tab/>
            </w:r>
            <w:r w:rsidRPr="00E4084E">
              <w:rPr>
                <w:rStyle w:val="Hyperlink"/>
                <w:noProof/>
              </w:rPr>
              <w:t>What are post hoc comparison tests used for in ANOVA ?</w:t>
            </w:r>
            <w:r>
              <w:rPr>
                <w:noProof/>
                <w:webHidden/>
              </w:rPr>
              <w:tab/>
            </w:r>
            <w:r>
              <w:rPr>
                <w:noProof/>
                <w:webHidden/>
              </w:rPr>
              <w:fldChar w:fldCharType="begin"/>
            </w:r>
            <w:r>
              <w:rPr>
                <w:noProof/>
                <w:webHidden/>
              </w:rPr>
              <w:instrText xml:space="preserve"> PAGEREF _Toc162039216 \h </w:instrText>
            </w:r>
            <w:r>
              <w:rPr>
                <w:noProof/>
                <w:webHidden/>
              </w:rPr>
            </w:r>
            <w:r>
              <w:rPr>
                <w:noProof/>
                <w:webHidden/>
              </w:rPr>
              <w:fldChar w:fldCharType="separate"/>
            </w:r>
            <w:r>
              <w:rPr>
                <w:noProof/>
                <w:webHidden/>
              </w:rPr>
              <w:t>6</w:t>
            </w:r>
            <w:r>
              <w:rPr>
                <w:noProof/>
                <w:webHidden/>
              </w:rPr>
              <w:fldChar w:fldCharType="end"/>
            </w:r>
          </w:hyperlink>
        </w:p>
        <w:p w14:paraId="24F6C836" w14:textId="66BDF056" w:rsidR="00E35092" w:rsidRDefault="00E35092">
          <w:pPr>
            <w:pStyle w:val="TOC1"/>
            <w:tabs>
              <w:tab w:val="left" w:pos="960"/>
              <w:tab w:val="right" w:leader="dot" w:pos="9016"/>
            </w:tabs>
            <w:rPr>
              <w:rFonts w:eastAsiaTheme="minorEastAsia" w:cstheme="minorBidi"/>
              <w:b w:val="0"/>
              <w:bCs w:val="0"/>
              <w:i w:val="0"/>
              <w:iCs w:val="0"/>
              <w:noProof/>
              <w:kern w:val="2"/>
              <w:lang w:val="en-VN"/>
              <w14:ligatures w14:val="standardContextual"/>
            </w:rPr>
          </w:pPr>
          <w:hyperlink w:anchor="_Toc162039217" w:history="1">
            <w:r w:rsidRPr="00E4084E">
              <w:rPr>
                <w:rStyle w:val="Hyperlink"/>
                <w:noProof/>
              </w:rPr>
              <w:t>1.1.2</w:t>
            </w:r>
            <w:r>
              <w:rPr>
                <w:rFonts w:eastAsiaTheme="minorEastAsia" w:cstheme="minorBidi"/>
                <w:b w:val="0"/>
                <w:bCs w:val="0"/>
                <w:i w:val="0"/>
                <w:iCs w:val="0"/>
                <w:noProof/>
                <w:kern w:val="2"/>
                <w:lang w:val="en-VN"/>
                <w14:ligatures w14:val="standardContextual"/>
              </w:rPr>
              <w:tab/>
            </w:r>
            <w:r w:rsidRPr="00E4084E">
              <w:rPr>
                <w:rStyle w:val="Hyperlink"/>
                <w:noProof/>
              </w:rPr>
              <w:t>Example</w:t>
            </w:r>
            <w:r>
              <w:rPr>
                <w:noProof/>
                <w:webHidden/>
              </w:rPr>
              <w:tab/>
            </w:r>
            <w:r>
              <w:rPr>
                <w:noProof/>
                <w:webHidden/>
              </w:rPr>
              <w:fldChar w:fldCharType="begin"/>
            </w:r>
            <w:r>
              <w:rPr>
                <w:noProof/>
                <w:webHidden/>
              </w:rPr>
              <w:instrText xml:space="preserve"> PAGEREF _Toc162039217 \h </w:instrText>
            </w:r>
            <w:r>
              <w:rPr>
                <w:noProof/>
                <w:webHidden/>
              </w:rPr>
            </w:r>
            <w:r>
              <w:rPr>
                <w:noProof/>
                <w:webHidden/>
              </w:rPr>
              <w:fldChar w:fldCharType="separate"/>
            </w:r>
            <w:r>
              <w:rPr>
                <w:noProof/>
                <w:webHidden/>
              </w:rPr>
              <w:t>6</w:t>
            </w:r>
            <w:r>
              <w:rPr>
                <w:noProof/>
                <w:webHidden/>
              </w:rPr>
              <w:fldChar w:fldCharType="end"/>
            </w:r>
          </w:hyperlink>
        </w:p>
        <w:p w14:paraId="2A6B8C92" w14:textId="33F6E9EE" w:rsidR="00E35092" w:rsidRDefault="00E35092">
          <w:pPr>
            <w:pStyle w:val="TOC1"/>
            <w:tabs>
              <w:tab w:val="right" w:leader="dot" w:pos="9016"/>
            </w:tabs>
            <w:rPr>
              <w:rFonts w:eastAsiaTheme="minorEastAsia" w:cstheme="minorBidi"/>
              <w:b w:val="0"/>
              <w:bCs w:val="0"/>
              <w:i w:val="0"/>
              <w:iCs w:val="0"/>
              <w:noProof/>
              <w:kern w:val="2"/>
              <w:lang w:val="en-VN"/>
              <w14:ligatures w14:val="standardContextual"/>
            </w:rPr>
          </w:pPr>
          <w:hyperlink w:anchor="_Toc162039218" w:history="1">
            <w:r w:rsidRPr="00E4084E">
              <w:rPr>
                <w:rStyle w:val="Hyperlink"/>
                <w:rFonts w:cs="Times New Roman"/>
                <w:noProof/>
              </w:rPr>
              <w:t>1.</w:t>
            </w:r>
            <w:r w:rsidRPr="00E4084E">
              <w:rPr>
                <w:rStyle w:val="Hyperlink"/>
                <w:rFonts w:cs="Times New Roman"/>
                <w:noProof/>
                <w:lang w:val="vi-VN"/>
              </w:rPr>
              <w:t>3</w:t>
            </w:r>
            <w:r w:rsidRPr="00E4084E">
              <w:rPr>
                <w:rStyle w:val="Hyperlink"/>
                <w:rFonts w:cs="Times New Roman"/>
                <w:noProof/>
              </w:rPr>
              <w:t xml:space="preserve"> Perform Chi Square test on the independence of two categorical variables with the dataset Energy Drink Survey</w:t>
            </w:r>
            <w:r>
              <w:rPr>
                <w:noProof/>
                <w:webHidden/>
              </w:rPr>
              <w:tab/>
            </w:r>
            <w:r>
              <w:rPr>
                <w:noProof/>
                <w:webHidden/>
              </w:rPr>
              <w:fldChar w:fldCharType="begin"/>
            </w:r>
            <w:r>
              <w:rPr>
                <w:noProof/>
                <w:webHidden/>
              </w:rPr>
              <w:instrText xml:space="preserve"> PAGEREF _Toc162039218 \h </w:instrText>
            </w:r>
            <w:r>
              <w:rPr>
                <w:noProof/>
                <w:webHidden/>
              </w:rPr>
            </w:r>
            <w:r>
              <w:rPr>
                <w:noProof/>
                <w:webHidden/>
              </w:rPr>
              <w:fldChar w:fldCharType="separate"/>
            </w:r>
            <w:r>
              <w:rPr>
                <w:noProof/>
                <w:webHidden/>
              </w:rPr>
              <w:t>7</w:t>
            </w:r>
            <w:r>
              <w:rPr>
                <w:noProof/>
                <w:webHidden/>
              </w:rPr>
              <w:fldChar w:fldCharType="end"/>
            </w:r>
          </w:hyperlink>
        </w:p>
        <w:p w14:paraId="7AFC856B" w14:textId="22645F03" w:rsidR="00E35092" w:rsidRDefault="00E35092">
          <w:pPr>
            <w:pStyle w:val="TOC2"/>
            <w:tabs>
              <w:tab w:val="right" w:leader="dot" w:pos="9016"/>
            </w:tabs>
            <w:rPr>
              <w:rFonts w:eastAsiaTheme="minorEastAsia" w:cstheme="minorBidi"/>
              <w:b w:val="0"/>
              <w:bCs w:val="0"/>
              <w:noProof/>
              <w:kern w:val="2"/>
              <w:sz w:val="24"/>
              <w:szCs w:val="24"/>
              <w:lang w:val="en-VN"/>
              <w14:ligatures w14:val="standardContextual"/>
            </w:rPr>
          </w:pPr>
          <w:hyperlink w:anchor="_Toc162039219" w:history="1">
            <w:r w:rsidRPr="00E4084E">
              <w:rPr>
                <w:rStyle w:val="Hyperlink"/>
                <w:noProof/>
              </w:rPr>
              <w:t>1.3.1 Using Excel</w:t>
            </w:r>
            <w:r>
              <w:rPr>
                <w:noProof/>
                <w:webHidden/>
              </w:rPr>
              <w:tab/>
            </w:r>
            <w:r>
              <w:rPr>
                <w:noProof/>
                <w:webHidden/>
              </w:rPr>
              <w:fldChar w:fldCharType="begin"/>
            </w:r>
            <w:r>
              <w:rPr>
                <w:noProof/>
                <w:webHidden/>
              </w:rPr>
              <w:instrText xml:space="preserve"> PAGEREF _Toc162039219 \h </w:instrText>
            </w:r>
            <w:r>
              <w:rPr>
                <w:noProof/>
                <w:webHidden/>
              </w:rPr>
            </w:r>
            <w:r>
              <w:rPr>
                <w:noProof/>
                <w:webHidden/>
              </w:rPr>
              <w:fldChar w:fldCharType="separate"/>
            </w:r>
            <w:r>
              <w:rPr>
                <w:noProof/>
                <w:webHidden/>
              </w:rPr>
              <w:t>7</w:t>
            </w:r>
            <w:r>
              <w:rPr>
                <w:noProof/>
                <w:webHidden/>
              </w:rPr>
              <w:fldChar w:fldCharType="end"/>
            </w:r>
          </w:hyperlink>
        </w:p>
        <w:p w14:paraId="4497458B" w14:textId="794AB234" w:rsidR="00E35092" w:rsidRDefault="00E35092">
          <w:pPr>
            <w:pStyle w:val="TOC2"/>
            <w:tabs>
              <w:tab w:val="right" w:leader="dot" w:pos="9016"/>
            </w:tabs>
            <w:rPr>
              <w:rFonts w:eastAsiaTheme="minorEastAsia" w:cstheme="minorBidi"/>
              <w:b w:val="0"/>
              <w:bCs w:val="0"/>
              <w:noProof/>
              <w:kern w:val="2"/>
              <w:sz w:val="24"/>
              <w:szCs w:val="24"/>
              <w:lang w:val="en-VN"/>
              <w14:ligatures w14:val="standardContextual"/>
            </w:rPr>
          </w:pPr>
          <w:hyperlink w:anchor="_Toc162039220" w:history="1">
            <w:r w:rsidRPr="00E4084E">
              <w:rPr>
                <w:rStyle w:val="Hyperlink"/>
                <w:noProof/>
                <w:lang w:val="vi-VN"/>
              </w:rPr>
              <w:t xml:space="preserve">1.3.2 </w:t>
            </w:r>
            <w:r w:rsidRPr="00E4084E">
              <w:rPr>
                <w:rStyle w:val="Hyperlink"/>
                <w:noProof/>
              </w:rPr>
              <w:t>Using Python</w:t>
            </w:r>
            <w:r>
              <w:rPr>
                <w:noProof/>
                <w:webHidden/>
              </w:rPr>
              <w:tab/>
            </w:r>
            <w:r>
              <w:rPr>
                <w:noProof/>
                <w:webHidden/>
              </w:rPr>
              <w:fldChar w:fldCharType="begin"/>
            </w:r>
            <w:r>
              <w:rPr>
                <w:noProof/>
                <w:webHidden/>
              </w:rPr>
              <w:instrText xml:space="preserve"> PAGEREF _Toc162039220 \h </w:instrText>
            </w:r>
            <w:r>
              <w:rPr>
                <w:noProof/>
                <w:webHidden/>
              </w:rPr>
            </w:r>
            <w:r>
              <w:rPr>
                <w:noProof/>
                <w:webHidden/>
              </w:rPr>
              <w:fldChar w:fldCharType="separate"/>
            </w:r>
            <w:r>
              <w:rPr>
                <w:noProof/>
                <w:webHidden/>
              </w:rPr>
              <w:t>10</w:t>
            </w:r>
            <w:r>
              <w:rPr>
                <w:noProof/>
                <w:webHidden/>
              </w:rPr>
              <w:fldChar w:fldCharType="end"/>
            </w:r>
          </w:hyperlink>
        </w:p>
        <w:p w14:paraId="7A53C015" w14:textId="67D67271" w:rsidR="00E35092" w:rsidRDefault="00E35092">
          <w:pPr>
            <w:pStyle w:val="TOC2"/>
            <w:tabs>
              <w:tab w:val="right" w:leader="dot" w:pos="9016"/>
            </w:tabs>
            <w:rPr>
              <w:rFonts w:eastAsiaTheme="minorEastAsia" w:cstheme="minorBidi"/>
              <w:b w:val="0"/>
              <w:bCs w:val="0"/>
              <w:noProof/>
              <w:kern w:val="2"/>
              <w:sz w:val="24"/>
              <w:szCs w:val="24"/>
              <w:lang w:val="en-VN"/>
              <w14:ligatures w14:val="standardContextual"/>
            </w:rPr>
          </w:pPr>
          <w:hyperlink w:anchor="_Toc162039221" w:history="1">
            <w:r w:rsidRPr="00E4084E">
              <w:rPr>
                <w:rStyle w:val="Hyperlink"/>
                <w:noProof/>
                <w:lang w:val="vi-VN"/>
              </w:rPr>
              <w:t xml:space="preserve">1.3.3 </w:t>
            </w:r>
            <w:r w:rsidRPr="00E4084E">
              <w:rPr>
                <w:rStyle w:val="Hyperlink"/>
                <w:noProof/>
              </w:rPr>
              <w:t>Using R</w:t>
            </w:r>
            <w:r>
              <w:rPr>
                <w:noProof/>
                <w:webHidden/>
              </w:rPr>
              <w:tab/>
            </w:r>
            <w:r>
              <w:rPr>
                <w:noProof/>
                <w:webHidden/>
              </w:rPr>
              <w:fldChar w:fldCharType="begin"/>
            </w:r>
            <w:r>
              <w:rPr>
                <w:noProof/>
                <w:webHidden/>
              </w:rPr>
              <w:instrText xml:space="preserve"> PAGEREF _Toc162039221 \h </w:instrText>
            </w:r>
            <w:r>
              <w:rPr>
                <w:noProof/>
                <w:webHidden/>
              </w:rPr>
            </w:r>
            <w:r>
              <w:rPr>
                <w:noProof/>
                <w:webHidden/>
              </w:rPr>
              <w:fldChar w:fldCharType="separate"/>
            </w:r>
            <w:r>
              <w:rPr>
                <w:noProof/>
                <w:webHidden/>
              </w:rPr>
              <w:t>11</w:t>
            </w:r>
            <w:r>
              <w:rPr>
                <w:noProof/>
                <w:webHidden/>
              </w:rPr>
              <w:fldChar w:fldCharType="end"/>
            </w:r>
          </w:hyperlink>
        </w:p>
        <w:p w14:paraId="79FCD69E" w14:textId="7B4E4586" w:rsidR="00E35092" w:rsidRDefault="00E35092">
          <w:pPr>
            <w:pStyle w:val="TOC1"/>
            <w:tabs>
              <w:tab w:val="right" w:leader="dot" w:pos="9016"/>
            </w:tabs>
            <w:rPr>
              <w:rFonts w:eastAsiaTheme="minorEastAsia" w:cstheme="minorBidi"/>
              <w:b w:val="0"/>
              <w:bCs w:val="0"/>
              <w:i w:val="0"/>
              <w:iCs w:val="0"/>
              <w:noProof/>
              <w:kern w:val="2"/>
              <w:lang w:val="en-VN"/>
              <w14:ligatures w14:val="standardContextual"/>
            </w:rPr>
          </w:pPr>
          <w:hyperlink w:anchor="_Toc162039222" w:history="1">
            <w:r w:rsidRPr="00E4084E">
              <w:rPr>
                <w:rStyle w:val="Hyperlink"/>
                <w:rFonts w:cs="Times New Roman"/>
                <w:noProof/>
              </w:rPr>
              <w:t>1.4 Perform ANOVA with Insurance survey dataset</w:t>
            </w:r>
            <w:r>
              <w:rPr>
                <w:noProof/>
                <w:webHidden/>
              </w:rPr>
              <w:tab/>
            </w:r>
            <w:r>
              <w:rPr>
                <w:noProof/>
                <w:webHidden/>
              </w:rPr>
              <w:fldChar w:fldCharType="begin"/>
            </w:r>
            <w:r>
              <w:rPr>
                <w:noProof/>
                <w:webHidden/>
              </w:rPr>
              <w:instrText xml:space="preserve"> PAGEREF _Toc162039222 \h </w:instrText>
            </w:r>
            <w:r>
              <w:rPr>
                <w:noProof/>
                <w:webHidden/>
              </w:rPr>
            </w:r>
            <w:r>
              <w:rPr>
                <w:noProof/>
                <w:webHidden/>
              </w:rPr>
              <w:fldChar w:fldCharType="separate"/>
            </w:r>
            <w:r>
              <w:rPr>
                <w:noProof/>
                <w:webHidden/>
              </w:rPr>
              <w:t>13</w:t>
            </w:r>
            <w:r>
              <w:rPr>
                <w:noProof/>
                <w:webHidden/>
              </w:rPr>
              <w:fldChar w:fldCharType="end"/>
            </w:r>
          </w:hyperlink>
        </w:p>
        <w:p w14:paraId="73C2684D" w14:textId="173CDE64" w:rsidR="00E35092" w:rsidRDefault="00E35092">
          <w:pPr>
            <w:pStyle w:val="TOC2"/>
            <w:tabs>
              <w:tab w:val="right" w:leader="dot" w:pos="9016"/>
            </w:tabs>
            <w:rPr>
              <w:rFonts w:eastAsiaTheme="minorEastAsia" w:cstheme="minorBidi"/>
              <w:b w:val="0"/>
              <w:bCs w:val="0"/>
              <w:noProof/>
              <w:kern w:val="2"/>
              <w:sz w:val="24"/>
              <w:szCs w:val="24"/>
              <w:lang w:val="en-VN"/>
              <w14:ligatures w14:val="standardContextual"/>
            </w:rPr>
          </w:pPr>
          <w:hyperlink w:anchor="_Toc162039223" w:history="1">
            <w:r w:rsidRPr="00E4084E">
              <w:rPr>
                <w:rStyle w:val="Hyperlink"/>
                <w:rFonts w:cs="Times New Roman"/>
                <w:noProof/>
              </w:rPr>
              <w:t>1.4.1 Levene’s Test</w:t>
            </w:r>
            <w:r>
              <w:rPr>
                <w:noProof/>
                <w:webHidden/>
              </w:rPr>
              <w:tab/>
            </w:r>
            <w:r>
              <w:rPr>
                <w:noProof/>
                <w:webHidden/>
              </w:rPr>
              <w:fldChar w:fldCharType="begin"/>
            </w:r>
            <w:r>
              <w:rPr>
                <w:noProof/>
                <w:webHidden/>
              </w:rPr>
              <w:instrText xml:space="preserve"> PAGEREF _Toc162039223 \h </w:instrText>
            </w:r>
            <w:r>
              <w:rPr>
                <w:noProof/>
                <w:webHidden/>
              </w:rPr>
            </w:r>
            <w:r>
              <w:rPr>
                <w:noProof/>
                <w:webHidden/>
              </w:rPr>
              <w:fldChar w:fldCharType="separate"/>
            </w:r>
            <w:r>
              <w:rPr>
                <w:noProof/>
                <w:webHidden/>
              </w:rPr>
              <w:t>13</w:t>
            </w:r>
            <w:r>
              <w:rPr>
                <w:noProof/>
                <w:webHidden/>
              </w:rPr>
              <w:fldChar w:fldCharType="end"/>
            </w:r>
          </w:hyperlink>
        </w:p>
        <w:p w14:paraId="04284A63" w14:textId="2959D9F9" w:rsidR="00E35092" w:rsidRDefault="00E35092">
          <w:pPr>
            <w:pStyle w:val="TOC3"/>
            <w:tabs>
              <w:tab w:val="right" w:leader="dot" w:pos="9016"/>
            </w:tabs>
            <w:rPr>
              <w:rFonts w:eastAsiaTheme="minorEastAsia" w:cstheme="minorBidi"/>
              <w:noProof/>
              <w:kern w:val="2"/>
              <w:sz w:val="24"/>
              <w:szCs w:val="24"/>
              <w:lang w:val="en-VN"/>
              <w14:ligatures w14:val="standardContextual"/>
            </w:rPr>
          </w:pPr>
          <w:hyperlink w:anchor="_Toc162039224" w:history="1">
            <w:r w:rsidRPr="00E4084E">
              <w:rPr>
                <w:rStyle w:val="Hyperlink"/>
                <w:rFonts w:cs="Times New Roman"/>
                <w:noProof/>
              </w:rPr>
              <w:t>1.4.1.1 Using Python</w:t>
            </w:r>
            <w:r>
              <w:rPr>
                <w:noProof/>
                <w:webHidden/>
              </w:rPr>
              <w:tab/>
            </w:r>
            <w:r>
              <w:rPr>
                <w:noProof/>
                <w:webHidden/>
              </w:rPr>
              <w:fldChar w:fldCharType="begin"/>
            </w:r>
            <w:r>
              <w:rPr>
                <w:noProof/>
                <w:webHidden/>
              </w:rPr>
              <w:instrText xml:space="preserve"> PAGEREF _Toc162039224 \h </w:instrText>
            </w:r>
            <w:r>
              <w:rPr>
                <w:noProof/>
                <w:webHidden/>
              </w:rPr>
            </w:r>
            <w:r>
              <w:rPr>
                <w:noProof/>
                <w:webHidden/>
              </w:rPr>
              <w:fldChar w:fldCharType="separate"/>
            </w:r>
            <w:r>
              <w:rPr>
                <w:noProof/>
                <w:webHidden/>
              </w:rPr>
              <w:t>13</w:t>
            </w:r>
            <w:r>
              <w:rPr>
                <w:noProof/>
                <w:webHidden/>
              </w:rPr>
              <w:fldChar w:fldCharType="end"/>
            </w:r>
          </w:hyperlink>
        </w:p>
        <w:p w14:paraId="18BA678C" w14:textId="58A7E04A" w:rsidR="00E35092" w:rsidRDefault="00E35092">
          <w:pPr>
            <w:pStyle w:val="TOC3"/>
            <w:tabs>
              <w:tab w:val="right" w:leader="dot" w:pos="9016"/>
            </w:tabs>
            <w:rPr>
              <w:rFonts w:eastAsiaTheme="minorEastAsia" w:cstheme="minorBidi"/>
              <w:noProof/>
              <w:kern w:val="2"/>
              <w:sz w:val="24"/>
              <w:szCs w:val="24"/>
              <w:lang w:val="en-VN"/>
              <w14:ligatures w14:val="standardContextual"/>
            </w:rPr>
          </w:pPr>
          <w:hyperlink w:anchor="_Toc162039225" w:history="1">
            <w:r w:rsidRPr="00E4084E">
              <w:rPr>
                <w:rStyle w:val="Hyperlink"/>
                <w:rFonts w:cs="Times New Roman"/>
                <w:noProof/>
              </w:rPr>
              <w:t>1.4.1.2 Using R</w:t>
            </w:r>
            <w:r>
              <w:rPr>
                <w:noProof/>
                <w:webHidden/>
              </w:rPr>
              <w:tab/>
            </w:r>
            <w:r>
              <w:rPr>
                <w:noProof/>
                <w:webHidden/>
              </w:rPr>
              <w:fldChar w:fldCharType="begin"/>
            </w:r>
            <w:r>
              <w:rPr>
                <w:noProof/>
                <w:webHidden/>
              </w:rPr>
              <w:instrText xml:space="preserve"> PAGEREF _Toc162039225 \h </w:instrText>
            </w:r>
            <w:r>
              <w:rPr>
                <w:noProof/>
                <w:webHidden/>
              </w:rPr>
            </w:r>
            <w:r>
              <w:rPr>
                <w:noProof/>
                <w:webHidden/>
              </w:rPr>
              <w:fldChar w:fldCharType="separate"/>
            </w:r>
            <w:r>
              <w:rPr>
                <w:noProof/>
                <w:webHidden/>
              </w:rPr>
              <w:t>13</w:t>
            </w:r>
            <w:r>
              <w:rPr>
                <w:noProof/>
                <w:webHidden/>
              </w:rPr>
              <w:fldChar w:fldCharType="end"/>
            </w:r>
          </w:hyperlink>
        </w:p>
        <w:p w14:paraId="42232673" w14:textId="77897D45" w:rsidR="00E35092" w:rsidRDefault="00E35092">
          <w:pPr>
            <w:pStyle w:val="TOC2"/>
            <w:tabs>
              <w:tab w:val="right" w:leader="dot" w:pos="9016"/>
            </w:tabs>
            <w:rPr>
              <w:rFonts w:eastAsiaTheme="minorEastAsia" w:cstheme="minorBidi"/>
              <w:b w:val="0"/>
              <w:bCs w:val="0"/>
              <w:noProof/>
              <w:kern w:val="2"/>
              <w:sz w:val="24"/>
              <w:szCs w:val="24"/>
              <w:lang w:val="en-VN"/>
              <w14:ligatures w14:val="standardContextual"/>
            </w:rPr>
          </w:pPr>
          <w:hyperlink w:anchor="_Toc162039226" w:history="1">
            <w:r w:rsidRPr="00E4084E">
              <w:rPr>
                <w:rStyle w:val="Hyperlink"/>
                <w:rFonts w:cs="Times New Roman"/>
                <w:noProof/>
              </w:rPr>
              <w:t>1.4.2 Anova’s Test</w:t>
            </w:r>
            <w:r>
              <w:rPr>
                <w:noProof/>
                <w:webHidden/>
              </w:rPr>
              <w:tab/>
            </w:r>
            <w:r>
              <w:rPr>
                <w:noProof/>
                <w:webHidden/>
              </w:rPr>
              <w:fldChar w:fldCharType="begin"/>
            </w:r>
            <w:r>
              <w:rPr>
                <w:noProof/>
                <w:webHidden/>
              </w:rPr>
              <w:instrText xml:space="preserve"> PAGEREF _Toc162039226 \h </w:instrText>
            </w:r>
            <w:r>
              <w:rPr>
                <w:noProof/>
                <w:webHidden/>
              </w:rPr>
            </w:r>
            <w:r>
              <w:rPr>
                <w:noProof/>
                <w:webHidden/>
              </w:rPr>
              <w:fldChar w:fldCharType="separate"/>
            </w:r>
            <w:r>
              <w:rPr>
                <w:noProof/>
                <w:webHidden/>
              </w:rPr>
              <w:t>13</w:t>
            </w:r>
            <w:r>
              <w:rPr>
                <w:noProof/>
                <w:webHidden/>
              </w:rPr>
              <w:fldChar w:fldCharType="end"/>
            </w:r>
          </w:hyperlink>
        </w:p>
        <w:p w14:paraId="5986D348" w14:textId="0E5F51A8" w:rsidR="00E35092" w:rsidRDefault="00E35092">
          <w:pPr>
            <w:pStyle w:val="TOC3"/>
            <w:tabs>
              <w:tab w:val="right" w:leader="dot" w:pos="9016"/>
            </w:tabs>
            <w:rPr>
              <w:rFonts w:eastAsiaTheme="minorEastAsia" w:cstheme="minorBidi"/>
              <w:noProof/>
              <w:kern w:val="2"/>
              <w:sz w:val="24"/>
              <w:szCs w:val="24"/>
              <w:lang w:val="en-VN"/>
              <w14:ligatures w14:val="standardContextual"/>
            </w:rPr>
          </w:pPr>
          <w:hyperlink w:anchor="_Toc162039227" w:history="1">
            <w:r w:rsidRPr="00E4084E">
              <w:rPr>
                <w:rStyle w:val="Hyperlink"/>
                <w:rFonts w:cs="Times New Roman"/>
                <w:noProof/>
              </w:rPr>
              <w:t>1.4.2.1 Using Excel</w:t>
            </w:r>
            <w:r>
              <w:rPr>
                <w:noProof/>
                <w:webHidden/>
              </w:rPr>
              <w:tab/>
            </w:r>
            <w:r>
              <w:rPr>
                <w:noProof/>
                <w:webHidden/>
              </w:rPr>
              <w:fldChar w:fldCharType="begin"/>
            </w:r>
            <w:r>
              <w:rPr>
                <w:noProof/>
                <w:webHidden/>
              </w:rPr>
              <w:instrText xml:space="preserve"> PAGEREF _Toc162039227 \h </w:instrText>
            </w:r>
            <w:r>
              <w:rPr>
                <w:noProof/>
                <w:webHidden/>
              </w:rPr>
            </w:r>
            <w:r>
              <w:rPr>
                <w:noProof/>
                <w:webHidden/>
              </w:rPr>
              <w:fldChar w:fldCharType="separate"/>
            </w:r>
            <w:r>
              <w:rPr>
                <w:noProof/>
                <w:webHidden/>
              </w:rPr>
              <w:t>13</w:t>
            </w:r>
            <w:r>
              <w:rPr>
                <w:noProof/>
                <w:webHidden/>
              </w:rPr>
              <w:fldChar w:fldCharType="end"/>
            </w:r>
          </w:hyperlink>
        </w:p>
        <w:p w14:paraId="24645244" w14:textId="3009F11B" w:rsidR="00E35092" w:rsidRDefault="00E35092">
          <w:pPr>
            <w:pStyle w:val="TOC3"/>
            <w:tabs>
              <w:tab w:val="right" w:leader="dot" w:pos="9016"/>
            </w:tabs>
            <w:rPr>
              <w:rFonts w:eastAsiaTheme="minorEastAsia" w:cstheme="minorBidi"/>
              <w:noProof/>
              <w:kern w:val="2"/>
              <w:sz w:val="24"/>
              <w:szCs w:val="24"/>
              <w:lang w:val="en-VN"/>
              <w14:ligatures w14:val="standardContextual"/>
            </w:rPr>
          </w:pPr>
          <w:hyperlink w:anchor="_Toc162039228" w:history="1">
            <w:r w:rsidRPr="00E4084E">
              <w:rPr>
                <w:rStyle w:val="Hyperlink"/>
                <w:rFonts w:cs="Times New Roman"/>
                <w:noProof/>
              </w:rPr>
              <w:t>1.4.2.2 Using Python</w:t>
            </w:r>
            <w:r>
              <w:rPr>
                <w:noProof/>
                <w:webHidden/>
              </w:rPr>
              <w:tab/>
            </w:r>
            <w:r>
              <w:rPr>
                <w:noProof/>
                <w:webHidden/>
              </w:rPr>
              <w:fldChar w:fldCharType="begin"/>
            </w:r>
            <w:r>
              <w:rPr>
                <w:noProof/>
                <w:webHidden/>
              </w:rPr>
              <w:instrText xml:space="preserve"> PAGEREF _Toc162039228 \h </w:instrText>
            </w:r>
            <w:r>
              <w:rPr>
                <w:noProof/>
                <w:webHidden/>
              </w:rPr>
            </w:r>
            <w:r>
              <w:rPr>
                <w:noProof/>
                <w:webHidden/>
              </w:rPr>
              <w:fldChar w:fldCharType="separate"/>
            </w:r>
            <w:r>
              <w:rPr>
                <w:noProof/>
                <w:webHidden/>
              </w:rPr>
              <w:t>15</w:t>
            </w:r>
            <w:r>
              <w:rPr>
                <w:noProof/>
                <w:webHidden/>
              </w:rPr>
              <w:fldChar w:fldCharType="end"/>
            </w:r>
          </w:hyperlink>
        </w:p>
        <w:p w14:paraId="37B4BDC4" w14:textId="492EB55F" w:rsidR="00E35092" w:rsidRDefault="00E35092">
          <w:pPr>
            <w:pStyle w:val="TOC3"/>
            <w:tabs>
              <w:tab w:val="right" w:leader="dot" w:pos="9016"/>
            </w:tabs>
            <w:rPr>
              <w:rFonts w:eastAsiaTheme="minorEastAsia" w:cstheme="minorBidi"/>
              <w:noProof/>
              <w:kern w:val="2"/>
              <w:sz w:val="24"/>
              <w:szCs w:val="24"/>
              <w:lang w:val="en-VN"/>
              <w14:ligatures w14:val="standardContextual"/>
            </w:rPr>
          </w:pPr>
          <w:hyperlink w:anchor="_Toc162039229" w:history="1">
            <w:r w:rsidRPr="00E4084E">
              <w:rPr>
                <w:rStyle w:val="Hyperlink"/>
                <w:rFonts w:cs="Times New Roman"/>
                <w:noProof/>
              </w:rPr>
              <w:t>1.4.2.3 Using R</w:t>
            </w:r>
            <w:r>
              <w:rPr>
                <w:noProof/>
                <w:webHidden/>
              </w:rPr>
              <w:tab/>
            </w:r>
            <w:r>
              <w:rPr>
                <w:noProof/>
                <w:webHidden/>
              </w:rPr>
              <w:fldChar w:fldCharType="begin"/>
            </w:r>
            <w:r>
              <w:rPr>
                <w:noProof/>
                <w:webHidden/>
              </w:rPr>
              <w:instrText xml:space="preserve"> PAGEREF _Toc162039229 \h </w:instrText>
            </w:r>
            <w:r>
              <w:rPr>
                <w:noProof/>
                <w:webHidden/>
              </w:rPr>
            </w:r>
            <w:r>
              <w:rPr>
                <w:noProof/>
                <w:webHidden/>
              </w:rPr>
              <w:fldChar w:fldCharType="separate"/>
            </w:r>
            <w:r>
              <w:rPr>
                <w:noProof/>
                <w:webHidden/>
              </w:rPr>
              <w:t>15</w:t>
            </w:r>
            <w:r>
              <w:rPr>
                <w:noProof/>
                <w:webHidden/>
              </w:rPr>
              <w:fldChar w:fldCharType="end"/>
            </w:r>
          </w:hyperlink>
        </w:p>
        <w:p w14:paraId="2BE0D17C" w14:textId="0AFB3E5D" w:rsidR="00E35092" w:rsidRDefault="00E35092">
          <w:pPr>
            <w:pStyle w:val="TOC2"/>
            <w:tabs>
              <w:tab w:val="right" w:leader="dot" w:pos="9016"/>
            </w:tabs>
            <w:rPr>
              <w:rFonts w:eastAsiaTheme="minorEastAsia" w:cstheme="minorBidi"/>
              <w:b w:val="0"/>
              <w:bCs w:val="0"/>
              <w:noProof/>
              <w:kern w:val="2"/>
              <w:sz w:val="24"/>
              <w:szCs w:val="24"/>
              <w:lang w:val="en-VN"/>
              <w14:ligatures w14:val="standardContextual"/>
            </w:rPr>
          </w:pPr>
          <w:hyperlink w:anchor="_Toc162039230" w:history="1">
            <w:r w:rsidRPr="00E4084E">
              <w:rPr>
                <w:rStyle w:val="Hyperlink"/>
                <w:rFonts w:cs="Times New Roman"/>
                <w:noProof/>
              </w:rPr>
              <w:t>1.4.3 Turkey Test</w:t>
            </w:r>
            <w:r>
              <w:rPr>
                <w:noProof/>
                <w:webHidden/>
              </w:rPr>
              <w:tab/>
            </w:r>
            <w:r>
              <w:rPr>
                <w:noProof/>
                <w:webHidden/>
              </w:rPr>
              <w:fldChar w:fldCharType="begin"/>
            </w:r>
            <w:r>
              <w:rPr>
                <w:noProof/>
                <w:webHidden/>
              </w:rPr>
              <w:instrText xml:space="preserve"> PAGEREF _Toc162039230 \h </w:instrText>
            </w:r>
            <w:r>
              <w:rPr>
                <w:noProof/>
                <w:webHidden/>
              </w:rPr>
            </w:r>
            <w:r>
              <w:rPr>
                <w:noProof/>
                <w:webHidden/>
              </w:rPr>
              <w:fldChar w:fldCharType="separate"/>
            </w:r>
            <w:r>
              <w:rPr>
                <w:noProof/>
                <w:webHidden/>
              </w:rPr>
              <w:t>15</w:t>
            </w:r>
            <w:r>
              <w:rPr>
                <w:noProof/>
                <w:webHidden/>
              </w:rPr>
              <w:fldChar w:fldCharType="end"/>
            </w:r>
          </w:hyperlink>
        </w:p>
        <w:p w14:paraId="6AD14E3F" w14:textId="032BF766" w:rsidR="00E35092" w:rsidRDefault="00E35092">
          <w:pPr>
            <w:pStyle w:val="TOC3"/>
            <w:tabs>
              <w:tab w:val="right" w:leader="dot" w:pos="9016"/>
            </w:tabs>
            <w:rPr>
              <w:rFonts w:eastAsiaTheme="minorEastAsia" w:cstheme="minorBidi"/>
              <w:noProof/>
              <w:kern w:val="2"/>
              <w:sz w:val="24"/>
              <w:szCs w:val="24"/>
              <w:lang w:val="en-VN"/>
              <w14:ligatures w14:val="standardContextual"/>
            </w:rPr>
          </w:pPr>
          <w:hyperlink w:anchor="_Toc162039231" w:history="1">
            <w:r w:rsidRPr="00E4084E">
              <w:rPr>
                <w:rStyle w:val="Hyperlink"/>
                <w:rFonts w:cs="Times New Roman"/>
                <w:noProof/>
              </w:rPr>
              <w:t>1.4.3.1 Using excel</w:t>
            </w:r>
            <w:r>
              <w:rPr>
                <w:noProof/>
                <w:webHidden/>
              </w:rPr>
              <w:tab/>
            </w:r>
            <w:r>
              <w:rPr>
                <w:noProof/>
                <w:webHidden/>
              </w:rPr>
              <w:fldChar w:fldCharType="begin"/>
            </w:r>
            <w:r>
              <w:rPr>
                <w:noProof/>
                <w:webHidden/>
              </w:rPr>
              <w:instrText xml:space="preserve"> PAGEREF _Toc162039231 \h </w:instrText>
            </w:r>
            <w:r>
              <w:rPr>
                <w:noProof/>
                <w:webHidden/>
              </w:rPr>
            </w:r>
            <w:r>
              <w:rPr>
                <w:noProof/>
                <w:webHidden/>
              </w:rPr>
              <w:fldChar w:fldCharType="separate"/>
            </w:r>
            <w:r>
              <w:rPr>
                <w:noProof/>
                <w:webHidden/>
              </w:rPr>
              <w:t>15</w:t>
            </w:r>
            <w:r>
              <w:rPr>
                <w:noProof/>
                <w:webHidden/>
              </w:rPr>
              <w:fldChar w:fldCharType="end"/>
            </w:r>
          </w:hyperlink>
        </w:p>
        <w:p w14:paraId="7AB3BCAC" w14:textId="0B0E3E24" w:rsidR="00E35092" w:rsidRDefault="00E35092">
          <w:pPr>
            <w:pStyle w:val="TOC3"/>
            <w:tabs>
              <w:tab w:val="right" w:leader="dot" w:pos="9016"/>
            </w:tabs>
            <w:rPr>
              <w:rFonts w:eastAsiaTheme="minorEastAsia" w:cstheme="minorBidi"/>
              <w:noProof/>
              <w:kern w:val="2"/>
              <w:sz w:val="24"/>
              <w:szCs w:val="24"/>
              <w:lang w:val="en-VN"/>
              <w14:ligatures w14:val="standardContextual"/>
            </w:rPr>
          </w:pPr>
          <w:hyperlink w:anchor="_Toc162039232" w:history="1">
            <w:r w:rsidRPr="00E4084E">
              <w:rPr>
                <w:rStyle w:val="Hyperlink"/>
                <w:rFonts w:cs="Times New Roman"/>
                <w:noProof/>
              </w:rPr>
              <w:t>1.4.3.2 Using Python</w:t>
            </w:r>
            <w:r>
              <w:rPr>
                <w:noProof/>
                <w:webHidden/>
              </w:rPr>
              <w:tab/>
            </w:r>
            <w:r>
              <w:rPr>
                <w:noProof/>
                <w:webHidden/>
              </w:rPr>
              <w:fldChar w:fldCharType="begin"/>
            </w:r>
            <w:r>
              <w:rPr>
                <w:noProof/>
                <w:webHidden/>
              </w:rPr>
              <w:instrText xml:space="preserve"> PAGEREF _Toc162039232 \h </w:instrText>
            </w:r>
            <w:r>
              <w:rPr>
                <w:noProof/>
                <w:webHidden/>
              </w:rPr>
            </w:r>
            <w:r>
              <w:rPr>
                <w:noProof/>
                <w:webHidden/>
              </w:rPr>
              <w:fldChar w:fldCharType="separate"/>
            </w:r>
            <w:r>
              <w:rPr>
                <w:noProof/>
                <w:webHidden/>
              </w:rPr>
              <w:t>16</w:t>
            </w:r>
            <w:r>
              <w:rPr>
                <w:noProof/>
                <w:webHidden/>
              </w:rPr>
              <w:fldChar w:fldCharType="end"/>
            </w:r>
          </w:hyperlink>
        </w:p>
        <w:p w14:paraId="5C5A0101" w14:textId="3425C0F9" w:rsidR="00E35092" w:rsidRDefault="00E35092">
          <w:pPr>
            <w:pStyle w:val="TOC3"/>
            <w:tabs>
              <w:tab w:val="right" w:leader="dot" w:pos="9016"/>
            </w:tabs>
            <w:rPr>
              <w:rFonts w:eastAsiaTheme="minorEastAsia" w:cstheme="minorBidi"/>
              <w:noProof/>
              <w:kern w:val="2"/>
              <w:sz w:val="24"/>
              <w:szCs w:val="24"/>
              <w:lang w:val="en-VN"/>
              <w14:ligatures w14:val="standardContextual"/>
            </w:rPr>
          </w:pPr>
          <w:hyperlink w:anchor="_Toc162039233" w:history="1">
            <w:r w:rsidRPr="00E4084E">
              <w:rPr>
                <w:rStyle w:val="Hyperlink"/>
                <w:rFonts w:cs="Times New Roman"/>
                <w:noProof/>
              </w:rPr>
              <w:t>1.4.3.3 Using R</w:t>
            </w:r>
            <w:r>
              <w:rPr>
                <w:noProof/>
                <w:webHidden/>
              </w:rPr>
              <w:tab/>
            </w:r>
            <w:r>
              <w:rPr>
                <w:noProof/>
                <w:webHidden/>
              </w:rPr>
              <w:fldChar w:fldCharType="begin"/>
            </w:r>
            <w:r>
              <w:rPr>
                <w:noProof/>
                <w:webHidden/>
              </w:rPr>
              <w:instrText xml:space="preserve"> PAGEREF _Toc162039233 \h </w:instrText>
            </w:r>
            <w:r>
              <w:rPr>
                <w:noProof/>
                <w:webHidden/>
              </w:rPr>
            </w:r>
            <w:r>
              <w:rPr>
                <w:noProof/>
                <w:webHidden/>
              </w:rPr>
              <w:fldChar w:fldCharType="separate"/>
            </w:r>
            <w:r>
              <w:rPr>
                <w:noProof/>
                <w:webHidden/>
              </w:rPr>
              <w:t>17</w:t>
            </w:r>
            <w:r>
              <w:rPr>
                <w:noProof/>
                <w:webHidden/>
              </w:rPr>
              <w:fldChar w:fldCharType="end"/>
            </w:r>
          </w:hyperlink>
        </w:p>
        <w:p w14:paraId="03E55A36" w14:textId="63ADAC8A" w:rsidR="00E35092" w:rsidRDefault="00E35092">
          <w:pPr>
            <w:pStyle w:val="TOC1"/>
            <w:tabs>
              <w:tab w:val="right" w:leader="dot" w:pos="9016"/>
            </w:tabs>
            <w:rPr>
              <w:rFonts w:eastAsiaTheme="minorEastAsia" w:cstheme="minorBidi"/>
              <w:b w:val="0"/>
              <w:bCs w:val="0"/>
              <w:i w:val="0"/>
              <w:iCs w:val="0"/>
              <w:noProof/>
              <w:kern w:val="2"/>
              <w:lang w:val="en-VN"/>
              <w14:ligatures w14:val="standardContextual"/>
            </w:rPr>
          </w:pPr>
          <w:hyperlink w:anchor="_Toc162039234" w:history="1">
            <w:r w:rsidRPr="00E4084E">
              <w:rPr>
                <w:rStyle w:val="Hyperlink"/>
                <w:noProof/>
              </w:rPr>
              <w:t>1.4 ANOVA with Vietnam National Highschool Score 2023 dataset</w:t>
            </w:r>
            <w:r>
              <w:rPr>
                <w:noProof/>
                <w:webHidden/>
              </w:rPr>
              <w:tab/>
            </w:r>
            <w:r>
              <w:rPr>
                <w:noProof/>
                <w:webHidden/>
              </w:rPr>
              <w:fldChar w:fldCharType="begin"/>
            </w:r>
            <w:r>
              <w:rPr>
                <w:noProof/>
                <w:webHidden/>
              </w:rPr>
              <w:instrText xml:space="preserve"> PAGEREF _Toc162039234 \h </w:instrText>
            </w:r>
            <w:r>
              <w:rPr>
                <w:noProof/>
                <w:webHidden/>
              </w:rPr>
            </w:r>
            <w:r>
              <w:rPr>
                <w:noProof/>
                <w:webHidden/>
              </w:rPr>
              <w:fldChar w:fldCharType="separate"/>
            </w:r>
            <w:r>
              <w:rPr>
                <w:noProof/>
                <w:webHidden/>
              </w:rPr>
              <w:t>17</w:t>
            </w:r>
            <w:r>
              <w:rPr>
                <w:noProof/>
                <w:webHidden/>
              </w:rPr>
              <w:fldChar w:fldCharType="end"/>
            </w:r>
          </w:hyperlink>
        </w:p>
        <w:p w14:paraId="10C26ABD" w14:textId="2C59A33B" w:rsidR="00E35092" w:rsidRDefault="00E35092">
          <w:pPr>
            <w:pStyle w:val="TOC2"/>
            <w:tabs>
              <w:tab w:val="right" w:leader="dot" w:pos="9016"/>
            </w:tabs>
            <w:rPr>
              <w:rFonts w:eastAsiaTheme="minorEastAsia" w:cstheme="minorBidi"/>
              <w:b w:val="0"/>
              <w:bCs w:val="0"/>
              <w:noProof/>
              <w:kern w:val="2"/>
              <w:sz w:val="24"/>
              <w:szCs w:val="24"/>
              <w:lang w:val="en-VN"/>
              <w14:ligatures w14:val="standardContextual"/>
            </w:rPr>
          </w:pPr>
          <w:hyperlink w:anchor="_Toc162039235" w:history="1">
            <w:r w:rsidRPr="00E4084E">
              <w:rPr>
                <w:rStyle w:val="Hyperlink"/>
                <w:noProof/>
              </w:rPr>
              <w:t>1.4.1 Using Python</w:t>
            </w:r>
            <w:r>
              <w:rPr>
                <w:noProof/>
                <w:webHidden/>
              </w:rPr>
              <w:tab/>
            </w:r>
            <w:r>
              <w:rPr>
                <w:noProof/>
                <w:webHidden/>
              </w:rPr>
              <w:fldChar w:fldCharType="begin"/>
            </w:r>
            <w:r>
              <w:rPr>
                <w:noProof/>
                <w:webHidden/>
              </w:rPr>
              <w:instrText xml:space="preserve"> PAGEREF _Toc162039235 \h </w:instrText>
            </w:r>
            <w:r>
              <w:rPr>
                <w:noProof/>
                <w:webHidden/>
              </w:rPr>
            </w:r>
            <w:r>
              <w:rPr>
                <w:noProof/>
                <w:webHidden/>
              </w:rPr>
              <w:fldChar w:fldCharType="separate"/>
            </w:r>
            <w:r>
              <w:rPr>
                <w:noProof/>
                <w:webHidden/>
              </w:rPr>
              <w:t>18</w:t>
            </w:r>
            <w:r>
              <w:rPr>
                <w:noProof/>
                <w:webHidden/>
              </w:rPr>
              <w:fldChar w:fldCharType="end"/>
            </w:r>
          </w:hyperlink>
        </w:p>
        <w:p w14:paraId="0D859314" w14:textId="7F159B01" w:rsidR="00E35092" w:rsidRDefault="00E35092">
          <w:pPr>
            <w:pStyle w:val="TOC2"/>
            <w:tabs>
              <w:tab w:val="right" w:leader="dot" w:pos="9016"/>
            </w:tabs>
            <w:rPr>
              <w:rFonts w:eastAsiaTheme="minorEastAsia" w:cstheme="minorBidi"/>
              <w:b w:val="0"/>
              <w:bCs w:val="0"/>
              <w:noProof/>
              <w:kern w:val="2"/>
              <w:sz w:val="24"/>
              <w:szCs w:val="24"/>
              <w:lang w:val="en-VN"/>
              <w14:ligatures w14:val="standardContextual"/>
            </w:rPr>
          </w:pPr>
          <w:hyperlink w:anchor="_Toc162039236" w:history="1">
            <w:r w:rsidRPr="00E4084E">
              <w:rPr>
                <w:rStyle w:val="Hyperlink"/>
                <w:noProof/>
              </w:rPr>
              <w:t>1.4.2 Using R</w:t>
            </w:r>
            <w:r>
              <w:rPr>
                <w:noProof/>
                <w:webHidden/>
              </w:rPr>
              <w:tab/>
            </w:r>
            <w:r>
              <w:rPr>
                <w:noProof/>
                <w:webHidden/>
              </w:rPr>
              <w:fldChar w:fldCharType="begin"/>
            </w:r>
            <w:r>
              <w:rPr>
                <w:noProof/>
                <w:webHidden/>
              </w:rPr>
              <w:instrText xml:space="preserve"> PAGEREF _Toc162039236 \h </w:instrText>
            </w:r>
            <w:r>
              <w:rPr>
                <w:noProof/>
                <w:webHidden/>
              </w:rPr>
            </w:r>
            <w:r>
              <w:rPr>
                <w:noProof/>
                <w:webHidden/>
              </w:rPr>
              <w:fldChar w:fldCharType="separate"/>
            </w:r>
            <w:r>
              <w:rPr>
                <w:noProof/>
                <w:webHidden/>
              </w:rPr>
              <w:t>19</w:t>
            </w:r>
            <w:r>
              <w:rPr>
                <w:noProof/>
                <w:webHidden/>
              </w:rPr>
              <w:fldChar w:fldCharType="end"/>
            </w:r>
          </w:hyperlink>
        </w:p>
        <w:p w14:paraId="58682581" w14:textId="46D2B178" w:rsidR="00E35092" w:rsidRDefault="00E35092">
          <w:pPr>
            <w:pStyle w:val="TOC1"/>
            <w:tabs>
              <w:tab w:val="right" w:leader="dot" w:pos="9016"/>
            </w:tabs>
            <w:rPr>
              <w:rFonts w:eastAsiaTheme="minorEastAsia" w:cstheme="minorBidi"/>
              <w:b w:val="0"/>
              <w:bCs w:val="0"/>
              <w:i w:val="0"/>
              <w:iCs w:val="0"/>
              <w:noProof/>
              <w:kern w:val="2"/>
              <w:lang w:val="en-VN"/>
              <w14:ligatures w14:val="standardContextual"/>
            </w:rPr>
          </w:pPr>
          <w:hyperlink w:anchor="_Toc162039237" w:history="1">
            <w:r w:rsidRPr="00E4084E">
              <w:rPr>
                <w:rStyle w:val="Hyperlink"/>
                <w:noProof/>
              </w:rPr>
              <w:t>REFERENCE</w:t>
            </w:r>
            <w:r>
              <w:rPr>
                <w:noProof/>
                <w:webHidden/>
              </w:rPr>
              <w:tab/>
            </w:r>
            <w:r>
              <w:rPr>
                <w:noProof/>
                <w:webHidden/>
              </w:rPr>
              <w:fldChar w:fldCharType="begin"/>
            </w:r>
            <w:r>
              <w:rPr>
                <w:noProof/>
                <w:webHidden/>
              </w:rPr>
              <w:instrText xml:space="preserve"> PAGEREF _Toc162039237 \h </w:instrText>
            </w:r>
            <w:r>
              <w:rPr>
                <w:noProof/>
                <w:webHidden/>
              </w:rPr>
            </w:r>
            <w:r>
              <w:rPr>
                <w:noProof/>
                <w:webHidden/>
              </w:rPr>
              <w:fldChar w:fldCharType="separate"/>
            </w:r>
            <w:r>
              <w:rPr>
                <w:noProof/>
                <w:webHidden/>
              </w:rPr>
              <w:t>20</w:t>
            </w:r>
            <w:r>
              <w:rPr>
                <w:noProof/>
                <w:webHidden/>
              </w:rPr>
              <w:fldChar w:fldCharType="end"/>
            </w:r>
          </w:hyperlink>
        </w:p>
        <w:p w14:paraId="4E214648" w14:textId="2E73AB64" w:rsidR="009951EC" w:rsidRDefault="009951EC">
          <w:r>
            <w:rPr>
              <w:b/>
              <w:bCs/>
              <w:noProof/>
            </w:rPr>
            <w:fldChar w:fldCharType="end"/>
          </w:r>
        </w:p>
      </w:sdtContent>
    </w:sdt>
    <w:p w14:paraId="1EBEB057" w14:textId="02C96454" w:rsidR="009951EC" w:rsidRPr="004A5988" w:rsidRDefault="004A5988" w:rsidP="004A5988">
      <w:pPr>
        <w:pStyle w:val="TOCHeading"/>
        <w:jc w:val="center"/>
        <w:rPr>
          <w:rFonts w:cs="Times New Roman"/>
          <w:szCs w:val="40"/>
        </w:rPr>
      </w:pPr>
      <w:r w:rsidRPr="004A5988">
        <w:rPr>
          <w:rFonts w:cs="Times New Roman"/>
          <w:szCs w:val="40"/>
        </w:rPr>
        <w:t xml:space="preserve">Table of </w:t>
      </w:r>
      <w:r>
        <w:rPr>
          <w:rFonts w:cs="Times New Roman"/>
          <w:szCs w:val="40"/>
        </w:rPr>
        <w:t>Figures</w:t>
      </w:r>
    </w:p>
    <w:p w14:paraId="2F7EFEA9" w14:textId="6B1602C0" w:rsidR="009846F0" w:rsidRDefault="004A5988">
      <w:pPr>
        <w:pStyle w:val="TableofFigures"/>
        <w:tabs>
          <w:tab w:val="right" w:leader="dot" w:pos="9016"/>
        </w:tabs>
        <w:rPr>
          <w:rFonts w:asciiTheme="minorHAnsi" w:eastAsiaTheme="minorEastAsia" w:hAnsiTheme="minorHAnsi" w:cstheme="minorBidi"/>
          <w:noProof/>
          <w:kern w:val="2"/>
          <w:lang w:val="en-VN"/>
          <w14:ligatures w14:val="standardContextual"/>
        </w:rPr>
      </w:pPr>
      <w:r>
        <w:rPr>
          <w:b/>
          <w:sz w:val="40"/>
          <w:szCs w:val="72"/>
        </w:rPr>
        <w:fldChar w:fldCharType="begin"/>
      </w:r>
      <w:r>
        <w:rPr>
          <w:b/>
          <w:sz w:val="40"/>
          <w:szCs w:val="72"/>
        </w:rPr>
        <w:instrText xml:space="preserve"> TOC \h \z \c "Figure" </w:instrText>
      </w:r>
      <w:r>
        <w:rPr>
          <w:b/>
          <w:sz w:val="40"/>
          <w:szCs w:val="72"/>
        </w:rPr>
        <w:fldChar w:fldCharType="separate"/>
      </w:r>
      <w:hyperlink w:anchor="_Toc162038956" w:history="1">
        <w:r w:rsidR="009846F0" w:rsidRPr="00D2022B">
          <w:rPr>
            <w:rStyle w:val="Hyperlink"/>
            <w:noProof/>
          </w:rPr>
          <w:t>Figure 1. F-distribution table for alpha = 0.05</w:t>
        </w:r>
        <w:r w:rsidR="009846F0">
          <w:rPr>
            <w:noProof/>
            <w:webHidden/>
          </w:rPr>
          <w:tab/>
        </w:r>
        <w:r w:rsidR="009846F0">
          <w:rPr>
            <w:noProof/>
            <w:webHidden/>
          </w:rPr>
          <w:fldChar w:fldCharType="begin"/>
        </w:r>
        <w:r w:rsidR="009846F0">
          <w:rPr>
            <w:noProof/>
            <w:webHidden/>
          </w:rPr>
          <w:instrText xml:space="preserve"> PAGEREF _Toc162038956 \h </w:instrText>
        </w:r>
        <w:r w:rsidR="009846F0">
          <w:rPr>
            <w:noProof/>
            <w:webHidden/>
          </w:rPr>
        </w:r>
        <w:r w:rsidR="009846F0">
          <w:rPr>
            <w:noProof/>
            <w:webHidden/>
          </w:rPr>
          <w:fldChar w:fldCharType="separate"/>
        </w:r>
        <w:r w:rsidR="009846F0">
          <w:rPr>
            <w:noProof/>
            <w:webHidden/>
          </w:rPr>
          <w:t>6</w:t>
        </w:r>
        <w:r w:rsidR="009846F0">
          <w:rPr>
            <w:noProof/>
            <w:webHidden/>
          </w:rPr>
          <w:fldChar w:fldCharType="end"/>
        </w:r>
      </w:hyperlink>
    </w:p>
    <w:p w14:paraId="35FC5F3B" w14:textId="2DA043D3" w:rsidR="009846F0" w:rsidRDefault="009846F0">
      <w:pPr>
        <w:pStyle w:val="TableofFigures"/>
        <w:tabs>
          <w:tab w:val="right" w:leader="dot" w:pos="9016"/>
        </w:tabs>
        <w:rPr>
          <w:rFonts w:asciiTheme="minorHAnsi" w:eastAsiaTheme="minorEastAsia" w:hAnsiTheme="minorHAnsi" w:cstheme="minorBidi"/>
          <w:noProof/>
          <w:kern w:val="2"/>
          <w:lang w:val="en-VN"/>
          <w14:ligatures w14:val="standardContextual"/>
        </w:rPr>
      </w:pPr>
      <w:hyperlink w:anchor="_Toc162038957" w:history="1">
        <w:r w:rsidRPr="00D2022B">
          <w:rPr>
            <w:rStyle w:val="Hyperlink"/>
            <w:noProof/>
          </w:rPr>
          <w:t>Figure 2 Import data and necessary library</w:t>
        </w:r>
        <w:r>
          <w:rPr>
            <w:noProof/>
            <w:webHidden/>
          </w:rPr>
          <w:tab/>
        </w:r>
        <w:r>
          <w:rPr>
            <w:noProof/>
            <w:webHidden/>
          </w:rPr>
          <w:fldChar w:fldCharType="begin"/>
        </w:r>
        <w:r>
          <w:rPr>
            <w:noProof/>
            <w:webHidden/>
          </w:rPr>
          <w:instrText xml:space="preserve"> PAGEREF _Toc162038957 \h </w:instrText>
        </w:r>
        <w:r>
          <w:rPr>
            <w:noProof/>
            <w:webHidden/>
          </w:rPr>
        </w:r>
        <w:r>
          <w:rPr>
            <w:noProof/>
            <w:webHidden/>
          </w:rPr>
          <w:fldChar w:fldCharType="separate"/>
        </w:r>
        <w:r>
          <w:rPr>
            <w:noProof/>
            <w:webHidden/>
          </w:rPr>
          <w:t>10</w:t>
        </w:r>
        <w:r>
          <w:rPr>
            <w:noProof/>
            <w:webHidden/>
          </w:rPr>
          <w:fldChar w:fldCharType="end"/>
        </w:r>
      </w:hyperlink>
    </w:p>
    <w:p w14:paraId="2DDE1900" w14:textId="246ECE46" w:rsidR="009846F0" w:rsidRDefault="009846F0">
      <w:pPr>
        <w:pStyle w:val="TableofFigures"/>
        <w:tabs>
          <w:tab w:val="right" w:leader="dot" w:pos="9016"/>
        </w:tabs>
        <w:rPr>
          <w:rFonts w:asciiTheme="minorHAnsi" w:eastAsiaTheme="minorEastAsia" w:hAnsiTheme="minorHAnsi" w:cstheme="minorBidi"/>
          <w:noProof/>
          <w:kern w:val="2"/>
          <w:lang w:val="en-VN"/>
          <w14:ligatures w14:val="standardContextual"/>
        </w:rPr>
      </w:pPr>
      <w:hyperlink w:anchor="_Toc162038958" w:history="1">
        <w:r w:rsidRPr="00D2022B">
          <w:rPr>
            <w:rStyle w:val="Hyperlink"/>
            <w:noProof/>
          </w:rPr>
          <w:t>Figure 3 Create contingency table</w:t>
        </w:r>
        <w:r>
          <w:rPr>
            <w:noProof/>
            <w:webHidden/>
          </w:rPr>
          <w:tab/>
        </w:r>
        <w:r>
          <w:rPr>
            <w:noProof/>
            <w:webHidden/>
          </w:rPr>
          <w:fldChar w:fldCharType="begin"/>
        </w:r>
        <w:r>
          <w:rPr>
            <w:noProof/>
            <w:webHidden/>
          </w:rPr>
          <w:instrText xml:space="preserve"> PAGEREF _Toc162038958 \h </w:instrText>
        </w:r>
        <w:r>
          <w:rPr>
            <w:noProof/>
            <w:webHidden/>
          </w:rPr>
        </w:r>
        <w:r>
          <w:rPr>
            <w:noProof/>
            <w:webHidden/>
          </w:rPr>
          <w:fldChar w:fldCharType="separate"/>
        </w:r>
        <w:r>
          <w:rPr>
            <w:noProof/>
            <w:webHidden/>
          </w:rPr>
          <w:t>11</w:t>
        </w:r>
        <w:r>
          <w:rPr>
            <w:noProof/>
            <w:webHidden/>
          </w:rPr>
          <w:fldChar w:fldCharType="end"/>
        </w:r>
      </w:hyperlink>
    </w:p>
    <w:p w14:paraId="3C71E22D" w14:textId="67C58354" w:rsidR="009846F0" w:rsidRDefault="009846F0">
      <w:pPr>
        <w:pStyle w:val="TableofFigures"/>
        <w:tabs>
          <w:tab w:val="right" w:leader="dot" w:pos="9016"/>
        </w:tabs>
        <w:rPr>
          <w:rFonts w:asciiTheme="minorHAnsi" w:eastAsiaTheme="minorEastAsia" w:hAnsiTheme="minorHAnsi" w:cstheme="minorBidi"/>
          <w:noProof/>
          <w:kern w:val="2"/>
          <w:lang w:val="en-VN"/>
          <w14:ligatures w14:val="standardContextual"/>
        </w:rPr>
      </w:pPr>
      <w:hyperlink w:anchor="_Toc162038959" w:history="1">
        <w:r w:rsidRPr="00D2022B">
          <w:rPr>
            <w:rStyle w:val="Hyperlink"/>
            <w:noProof/>
          </w:rPr>
          <w:t>Figure 4 c-value, p-value, degrees of freedom, expected of the test</w:t>
        </w:r>
        <w:r>
          <w:rPr>
            <w:noProof/>
            <w:webHidden/>
          </w:rPr>
          <w:tab/>
        </w:r>
        <w:r>
          <w:rPr>
            <w:noProof/>
            <w:webHidden/>
          </w:rPr>
          <w:fldChar w:fldCharType="begin"/>
        </w:r>
        <w:r>
          <w:rPr>
            <w:noProof/>
            <w:webHidden/>
          </w:rPr>
          <w:instrText xml:space="preserve"> PAGEREF _Toc162038959 \h </w:instrText>
        </w:r>
        <w:r>
          <w:rPr>
            <w:noProof/>
            <w:webHidden/>
          </w:rPr>
        </w:r>
        <w:r>
          <w:rPr>
            <w:noProof/>
            <w:webHidden/>
          </w:rPr>
          <w:fldChar w:fldCharType="separate"/>
        </w:r>
        <w:r>
          <w:rPr>
            <w:noProof/>
            <w:webHidden/>
          </w:rPr>
          <w:t>11</w:t>
        </w:r>
        <w:r>
          <w:rPr>
            <w:noProof/>
            <w:webHidden/>
          </w:rPr>
          <w:fldChar w:fldCharType="end"/>
        </w:r>
      </w:hyperlink>
    </w:p>
    <w:p w14:paraId="77FEB5A1" w14:textId="007278DB" w:rsidR="009846F0" w:rsidRDefault="009846F0">
      <w:pPr>
        <w:pStyle w:val="TableofFigures"/>
        <w:tabs>
          <w:tab w:val="right" w:leader="dot" w:pos="9016"/>
        </w:tabs>
        <w:rPr>
          <w:rFonts w:asciiTheme="minorHAnsi" w:eastAsiaTheme="minorEastAsia" w:hAnsiTheme="minorHAnsi" w:cstheme="minorBidi"/>
          <w:noProof/>
          <w:kern w:val="2"/>
          <w:lang w:val="en-VN"/>
          <w14:ligatures w14:val="standardContextual"/>
        </w:rPr>
      </w:pPr>
      <w:hyperlink w:anchor="_Toc162038960" w:history="1">
        <w:r w:rsidRPr="00D2022B">
          <w:rPr>
            <w:rStyle w:val="Hyperlink"/>
            <w:noProof/>
          </w:rPr>
          <w:t>Figure 5 Import dataset and install necessary library</w:t>
        </w:r>
        <w:r>
          <w:rPr>
            <w:noProof/>
            <w:webHidden/>
          </w:rPr>
          <w:tab/>
        </w:r>
        <w:r>
          <w:rPr>
            <w:noProof/>
            <w:webHidden/>
          </w:rPr>
          <w:fldChar w:fldCharType="begin"/>
        </w:r>
        <w:r>
          <w:rPr>
            <w:noProof/>
            <w:webHidden/>
          </w:rPr>
          <w:instrText xml:space="preserve"> PAGEREF _Toc162038960 \h </w:instrText>
        </w:r>
        <w:r>
          <w:rPr>
            <w:noProof/>
            <w:webHidden/>
          </w:rPr>
        </w:r>
        <w:r>
          <w:rPr>
            <w:noProof/>
            <w:webHidden/>
          </w:rPr>
          <w:fldChar w:fldCharType="separate"/>
        </w:r>
        <w:r>
          <w:rPr>
            <w:noProof/>
            <w:webHidden/>
          </w:rPr>
          <w:t>11</w:t>
        </w:r>
        <w:r>
          <w:rPr>
            <w:noProof/>
            <w:webHidden/>
          </w:rPr>
          <w:fldChar w:fldCharType="end"/>
        </w:r>
      </w:hyperlink>
    </w:p>
    <w:p w14:paraId="018AE72A" w14:textId="0906976E" w:rsidR="009846F0" w:rsidRDefault="009846F0">
      <w:pPr>
        <w:pStyle w:val="TableofFigures"/>
        <w:tabs>
          <w:tab w:val="right" w:leader="dot" w:pos="9016"/>
        </w:tabs>
        <w:rPr>
          <w:rFonts w:asciiTheme="minorHAnsi" w:eastAsiaTheme="minorEastAsia" w:hAnsiTheme="minorHAnsi" w:cstheme="minorBidi"/>
          <w:noProof/>
          <w:kern w:val="2"/>
          <w:lang w:val="en-VN"/>
          <w14:ligatures w14:val="standardContextual"/>
        </w:rPr>
      </w:pPr>
      <w:hyperlink w:anchor="_Toc162038961" w:history="1">
        <w:r w:rsidRPr="00D2022B">
          <w:rPr>
            <w:rStyle w:val="Hyperlink"/>
            <w:noProof/>
          </w:rPr>
          <w:t>Figure 6 Create contingency table</w:t>
        </w:r>
        <w:r>
          <w:rPr>
            <w:noProof/>
            <w:webHidden/>
          </w:rPr>
          <w:tab/>
        </w:r>
        <w:r>
          <w:rPr>
            <w:noProof/>
            <w:webHidden/>
          </w:rPr>
          <w:fldChar w:fldCharType="begin"/>
        </w:r>
        <w:r>
          <w:rPr>
            <w:noProof/>
            <w:webHidden/>
          </w:rPr>
          <w:instrText xml:space="preserve"> PAGEREF _Toc162038961 \h </w:instrText>
        </w:r>
        <w:r>
          <w:rPr>
            <w:noProof/>
            <w:webHidden/>
          </w:rPr>
        </w:r>
        <w:r>
          <w:rPr>
            <w:noProof/>
            <w:webHidden/>
          </w:rPr>
          <w:fldChar w:fldCharType="separate"/>
        </w:r>
        <w:r>
          <w:rPr>
            <w:noProof/>
            <w:webHidden/>
          </w:rPr>
          <w:t>12</w:t>
        </w:r>
        <w:r>
          <w:rPr>
            <w:noProof/>
            <w:webHidden/>
          </w:rPr>
          <w:fldChar w:fldCharType="end"/>
        </w:r>
      </w:hyperlink>
    </w:p>
    <w:p w14:paraId="48D2EB88" w14:textId="37882DA1" w:rsidR="009846F0" w:rsidRDefault="009846F0">
      <w:pPr>
        <w:pStyle w:val="TableofFigures"/>
        <w:tabs>
          <w:tab w:val="right" w:leader="dot" w:pos="9016"/>
        </w:tabs>
        <w:rPr>
          <w:rFonts w:asciiTheme="minorHAnsi" w:eastAsiaTheme="minorEastAsia" w:hAnsiTheme="minorHAnsi" w:cstheme="minorBidi"/>
          <w:noProof/>
          <w:kern w:val="2"/>
          <w:lang w:val="en-VN"/>
          <w14:ligatures w14:val="standardContextual"/>
        </w:rPr>
      </w:pPr>
      <w:hyperlink w:anchor="_Toc162038962" w:history="1">
        <w:r w:rsidRPr="00D2022B">
          <w:rPr>
            <w:rStyle w:val="Hyperlink"/>
            <w:noProof/>
          </w:rPr>
          <w:t>Figure 7 c-value, p-value, degrees of freedom</w:t>
        </w:r>
        <w:r>
          <w:rPr>
            <w:noProof/>
            <w:webHidden/>
          </w:rPr>
          <w:tab/>
        </w:r>
        <w:r>
          <w:rPr>
            <w:noProof/>
            <w:webHidden/>
          </w:rPr>
          <w:fldChar w:fldCharType="begin"/>
        </w:r>
        <w:r>
          <w:rPr>
            <w:noProof/>
            <w:webHidden/>
          </w:rPr>
          <w:instrText xml:space="preserve"> PAGEREF _Toc162038962 \h </w:instrText>
        </w:r>
        <w:r>
          <w:rPr>
            <w:noProof/>
            <w:webHidden/>
          </w:rPr>
        </w:r>
        <w:r>
          <w:rPr>
            <w:noProof/>
            <w:webHidden/>
          </w:rPr>
          <w:fldChar w:fldCharType="separate"/>
        </w:r>
        <w:r>
          <w:rPr>
            <w:noProof/>
            <w:webHidden/>
          </w:rPr>
          <w:t>12</w:t>
        </w:r>
        <w:r>
          <w:rPr>
            <w:noProof/>
            <w:webHidden/>
          </w:rPr>
          <w:fldChar w:fldCharType="end"/>
        </w:r>
      </w:hyperlink>
    </w:p>
    <w:p w14:paraId="5EA29FDD" w14:textId="0539D2E9" w:rsidR="009846F0" w:rsidRDefault="009846F0">
      <w:pPr>
        <w:pStyle w:val="TableofFigures"/>
        <w:tabs>
          <w:tab w:val="right" w:leader="dot" w:pos="9016"/>
        </w:tabs>
        <w:rPr>
          <w:rFonts w:asciiTheme="minorHAnsi" w:eastAsiaTheme="minorEastAsia" w:hAnsiTheme="minorHAnsi" w:cstheme="minorBidi"/>
          <w:noProof/>
          <w:kern w:val="2"/>
          <w:lang w:val="en-VN"/>
          <w14:ligatures w14:val="standardContextual"/>
        </w:rPr>
      </w:pPr>
      <w:hyperlink w:anchor="_Toc162038963" w:history="1">
        <w:r w:rsidRPr="00D2022B">
          <w:rPr>
            <w:rStyle w:val="Hyperlink"/>
            <w:noProof/>
          </w:rPr>
          <w:t>Figure 8. Preview data after processing</w:t>
        </w:r>
        <w:r>
          <w:rPr>
            <w:noProof/>
            <w:webHidden/>
          </w:rPr>
          <w:tab/>
        </w:r>
        <w:r>
          <w:rPr>
            <w:noProof/>
            <w:webHidden/>
          </w:rPr>
          <w:fldChar w:fldCharType="begin"/>
        </w:r>
        <w:r>
          <w:rPr>
            <w:noProof/>
            <w:webHidden/>
          </w:rPr>
          <w:instrText xml:space="preserve"> PAGEREF _Toc162038963 \h </w:instrText>
        </w:r>
        <w:r>
          <w:rPr>
            <w:noProof/>
            <w:webHidden/>
          </w:rPr>
        </w:r>
        <w:r>
          <w:rPr>
            <w:noProof/>
            <w:webHidden/>
          </w:rPr>
          <w:fldChar w:fldCharType="separate"/>
        </w:r>
        <w:r>
          <w:rPr>
            <w:noProof/>
            <w:webHidden/>
          </w:rPr>
          <w:t>18</w:t>
        </w:r>
        <w:r>
          <w:rPr>
            <w:noProof/>
            <w:webHidden/>
          </w:rPr>
          <w:fldChar w:fldCharType="end"/>
        </w:r>
      </w:hyperlink>
    </w:p>
    <w:p w14:paraId="1FDBD653" w14:textId="3A038C15" w:rsidR="009846F0" w:rsidRDefault="009846F0">
      <w:pPr>
        <w:pStyle w:val="TableofFigures"/>
        <w:tabs>
          <w:tab w:val="right" w:leader="dot" w:pos="9016"/>
        </w:tabs>
        <w:rPr>
          <w:rFonts w:asciiTheme="minorHAnsi" w:eastAsiaTheme="minorEastAsia" w:hAnsiTheme="minorHAnsi" w:cstheme="minorBidi"/>
          <w:noProof/>
          <w:kern w:val="2"/>
          <w:lang w:val="en-VN"/>
          <w14:ligatures w14:val="standardContextual"/>
        </w:rPr>
      </w:pPr>
      <w:hyperlink w:anchor="_Toc162038964" w:history="1">
        <w:r w:rsidRPr="00D2022B">
          <w:rPr>
            <w:rStyle w:val="Hyperlink"/>
            <w:noProof/>
          </w:rPr>
          <w:t>Figure 9. The summary of ANOVA test</w:t>
        </w:r>
        <w:r>
          <w:rPr>
            <w:noProof/>
            <w:webHidden/>
          </w:rPr>
          <w:tab/>
        </w:r>
        <w:r>
          <w:rPr>
            <w:noProof/>
            <w:webHidden/>
          </w:rPr>
          <w:fldChar w:fldCharType="begin"/>
        </w:r>
        <w:r>
          <w:rPr>
            <w:noProof/>
            <w:webHidden/>
          </w:rPr>
          <w:instrText xml:space="preserve"> PAGEREF _Toc162038964 \h </w:instrText>
        </w:r>
        <w:r>
          <w:rPr>
            <w:noProof/>
            <w:webHidden/>
          </w:rPr>
        </w:r>
        <w:r>
          <w:rPr>
            <w:noProof/>
            <w:webHidden/>
          </w:rPr>
          <w:fldChar w:fldCharType="separate"/>
        </w:r>
        <w:r>
          <w:rPr>
            <w:noProof/>
            <w:webHidden/>
          </w:rPr>
          <w:t>19</w:t>
        </w:r>
        <w:r>
          <w:rPr>
            <w:noProof/>
            <w:webHidden/>
          </w:rPr>
          <w:fldChar w:fldCharType="end"/>
        </w:r>
      </w:hyperlink>
    </w:p>
    <w:p w14:paraId="4FB9FD5A" w14:textId="07601459" w:rsidR="009846F0" w:rsidRDefault="009846F0">
      <w:pPr>
        <w:pStyle w:val="TableofFigures"/>
        <w:tabs>
          <w:tab w:val="right" w:leader="dot" w:pos="9016"/>
        </w:tabs>
        <w:rPr>
          <w:rFonts w:asciiTheme="minorHAnsi" w:eastAsiaTheme="minorEastAsia" w:hAnsiTheme="minorHAnsi" w:cstheme="minorBidi"/>
          <w:noProof/>
          <w:kern w:val="2"/>
          <w:lang w:val="en-VN"/>
          <w14:ligatures w14:val="standardContextual"/>
        </w:rPr>
      </w:pPr>
      <w:hyperlink w:anchor="_Toc162038965" w:history="1">
        <w:r w:rsidRPr="00D2022B">
          <w:rPr>
            <w:rStyle w:val="Hyperlink"/>
            <w:noProof/>
          </w:rPr>
          <w:t>Figure 10. Preview data after processing</w:t>
        </w:r>
        <w:r>
          <w:rPr>
            <w:noProof/>
            <w:webHidden/>
          </w:rPr>
          <w:tab/>
        </w:r>
        <w:r>
          <w:rPr>
            <w:noProof/>
            <w:webHidden/>
          </w:rPr>
          <w:fldChar w:fldCharType="begin"/>
        </w:r>
        <w:r>
          <w:rPr>
            <w:noProof/>
            <w:webHidden/>
          </w:rPr>
          <w:instrText xml:space="preserve"> PAGEREF _Toc162038965 \h </w:instrText>
        </w:r>
        <w:r>
          <w:rPr>
            <w:noProof/>
            <w:webHidden/>
          </w:rPr>
        </w:r>
        <w:r>
          <w:rPr>
            <w:noProof/>
            <w:webHidden/>
          </w:rPr>
          <w:fldChar w:fldCharType="separate"/>
        </w:r>
        <w:r>
          <w:rPr>
            <w:noProof/>
            <w:webHidden/>
          </w:rPr>
          <w:t>19</w:t>
        </w:r>
        <w:r>
          <w:rPr>
            <w:noProof/>
            <w:webHidden/>
          </w:rPr>
          <w:fldChar w:fldCharType="end"/>
        </w:r>
      </w:hyperlink>
    </w:p>
    <w:p w14:paraId="2D393F50" w14:textId="031ADB7F" w:rsidR="009846F0" w:rsidRDefault="009846F0">
      <w:pPr>
        <w:pStyle w:val="TableofFigures"/>
        <w:tabs>
          <w:tab w:val="right" w:leader="dot" w:pos="9016"/>
        </w:tabs>
        <w:rPr>
          <w:rFonts w:asciiTheme="minorHAnsi" w:eastAsiaTheme="minorEastAsia" w:hAnsiTheme="minorHAnsi" w:cstheme="minorBidi"/>
          <w:noProof/>
          <w:kern w:val="2"/>
          <w:lang w:val="en-VN"/>
          <w14:ligatures w14:val="standardContextual"/>
        </w:rPr>
      </w:pPr>
      <w:hyperlink w:anchor="_Toc162038966" w:history="1">
        <w:r w:rsidRPr="00D2022B">
          <w:rPr>
            <w:rStyle w:val="Hyperlink"/>
            <w:noProof/>
          </w:rPr>
          <w:t>Figure 11. The summary of the ANOVA test</w:t>
        </w:r>
        <w:r>
          <w:rPr>
            <w:noProof/>
            <w:webHidden/>
          </w:rPr>
          <w:tab/>
        </w:r>
        <w:r>
          <w:rPr>
            <w:noProof/>
            <w:webHidden/>
          </w:rPr>
          <w:fldChar w:fldCharType="begin"/>
        </w:r>
        <w:r>
          <w:rPr>
            <w:noProof/>
            <w:webHidden/>
          </w:rPr>
          <w:instrText xml:space="preserve"> PAGEREF _Toc162038966 \h </w:instrText>
        </w:r>
        <w:r>
          <w:rPr>
            <w:noProof/>
            <w:webHidden/>
          </w:rPr>
        </w:r>
        <w:r>
          <w:rPr>
            <w:noProof/>
            <w:webHidden/>
          </w:rPr>
          <w:fldChar w:fldCharType="separate"/>
        </w:r>
        <w:r>
          <w:rPr>
            <w:noProof/>
            <w:webHidden/>
          </w:rPr>
          <w:t>20</w:t>
        </w:r>
        <w:r>
          <w:rPr>
            <w:noProof/>
            <w:webHidden/>
          </w:rPr>
          <w:fldChar w:fldCharType="end"/>
        </w:r>
      </w:hyperlink>
    </w:p>
    <w:p w14:paraId="04C32667" w14:textId="083E9CD5" w:rsidR="009951EC" w:rsidRDefault="004A5988" w:rsidP="00C5447F">
      <w:pPr>
        <w:tabs>
          <w:tab w:val="left" w:pos="630"/>
        </w:tabs>
        <w:spacing w:line="276" w:lineRule="auto"/>
        <w:jc w:val="center"/>
        <w:rPr>
          <w:b/>
          <w:sz w:val="40"/>
          <w:szCs w:val="72"/>
        </w:rPr>
      </w:pPr>
      <w:r>
        <w:rPr>
          <w:b/>
          <w:sz w:val="40"/>
          <w:szCs w:val="72"/>
        </w:rPr>
        <w:fldChar w:fldCharType="end"/>
      </w:r>
    </w:p>
    <w:p w14:paraId="4CC886B5" w14:textId="77777777" w:rsidR="009951EC" w:rsidRDefault="009951EC" w:rsidP="00C5447F">
      <w:pPr>
        <w:tabs>
          <w:tab w:val="left" w:pos="630"/>
        </w:tabs>
        <w:spacing w:line="276" w:lineRule="auto"/>
        <w:jc w:val="center"/>
        <w:rPr>
          <w:b/>
          <w:sz w:val="40"/>
          <w:szCs w:val="72"/>
        </w:rPr>
      </w:pPr>
    </w:p>
    <w:p w14:paraId="355D4B22" w14:textId="1E03E779" w:rsidR="009951EC" w:rsidRDefault="003E4E0E" w:rsidP="00C5447F">
      <w:pPr>
        <w:tabs>
          <w:tab w:val="left" w:pos="630"/>
        </w:tabs>
        <w:spacing w:line="276" w:lineRule="auto"/>
        <w:jc w:val="center"/>
        <w:rPr>
          <w:b/>
          <w:sz w:val="40"/>
          <w:szCs w:val="72"/>
        </w:rPr>
      </w:pPr>
      <w:r>
        <w:rPr>
          <w:b/>
          <w:sz w:val="40"/>
          <w:szCs w:val="72"/>
        </w:rPr>
        <w:t>WORK DISTRIBUTION</w:t>
      </w:r>
    </w:p>
    <w:p w14:paraId="5629B637" w14:textId="77777777" w:rsidR="009951EC" w:rsidRDefault="009951EC" w:rsidP="00C5447F">
      <w:pPr>
        <w:tabs>
          <w:tab w:val="left" w:pos="630"/>
        </w:tabs>
        <w:spacing w:line="276" w:lineRule="auto"/>
        <w:jc w:val="center"/>
        <w:rPr>
          <w:b/>
          <w:sz w:val="40"/>
          <w:szCs w:val="72"/>
        </w:rPr>
      </w:pPr>
    </w:p>
    <w:tbl>
      <w:tblPr>
        <w:tblStyle w:val="TableGrid"/>
        <w:tblW w:w="8926" w:type="dxa"/>
        <w:tblLook w:val="04A0" w:firstRow="1" w:lastRow="0" w:firstColumn="1" w:lastColumn="0" w:noHBand="0" w:noVBand="1"/>
      </w:tblPr>
      <w:tblGrid>
        <w:gridCol w:w="1980"/>
        <w:gridCol w:w="2268"/>
        <w:gridCol w:w="2410"/>
        <w:gridCol w:w="2268"/>
      </w:tblGrid>
      <w:tr w:rsidR="003E4E0E" w:rsidRPr="008C41A0" w14:paraId="1B226B76" w14:textId="77777777" w:rsidTr="006F7803">
        <w:trPr>
          <w:trHeight w:val="572"/>
        </w:trPr>
        <w:tc>
          <w:tcPr>
            <w:tcW w:w="1980" w:type="dxa"/>
            <w:tcBorders>
              <w:tl2br w:val="single" w:sz="4" w:space="0" w:color="000000"/>
            </w:tcBorders>
            <w:vAlign w:val="bottom"/>
          </w:tcPr>
          <w:p w14:paraId="2E828279" w14:textId="77777777" w:rsidR="003E4E0E" w:rsidRPr="008C41A0" w:rsidRDefault="003E4E0E" w:rsidP="006F7803">
            <w:pPr>
              <w:jc w:val="both"/>
              <w:rPr>
                <w:b/>
                <w:color w:val="0070C0"/>
                <w:sz w:val="26"/>
                <w:szCs w:val="26"/>
              </w:rPr>
            </w:pPr>
            <w:r w:rsidRPr="008C41A0">
              <w:rPr>
                <w:b/>
                <w:color w:val="0070C0"/>
                <w:sz w:val="26"/>
                <w:szCs w:val="26"/>
              </w:rPr>
              <w:t xml:space="preserve">          Members</w:t>
            </w:r>
          </w:p>
          <w:p w14:paraId="5FD434BF" w14:textId="77777777" w:rsidR="003E4E0E" w:rsidRPr="008C41A0" w:rsidRDefault="003E4E0E" w:rsidP="006F7803">
            <w:pPr>
              <w:jc w:val="both"/>
              <w:rPr>
                <w:b/>
                <w:color w:val="0070C0"/>
                <w:sz w:val="26"/>
                <w:szCs w:val="26"/>
              </w:rPr>
            </w:pPr>
          </w:p>
          <w:p w14:paraId="6AF86697" w14:textId="77777777" w:rsidR="003E4E0E" w:rsidRPr="008C41A0" w:rsidRDefault="003E4E0E" w:rsidP="006F7803">
            <w:pPr>
              <w:jc w:val="both"/>
              <w:rPr>
                <w:b/>
                <w:color w:val="0070C0"/>
                <w:sz w:val="26"/>
                <w:szCs w:val="26"/>
              </w:rPr>
            </w:pPr>
          </w:p>
          <w:p w14:paraId="56849B93" w14:textId="77777777" w:rsidR="003E4E0E" w:rsidRPr="008C41A0" w:rsidRDefault="003E4E0E" w:rsidP="006F7803">
            <w:pPr>
              <w:jc w:val="both"/>
              <w:rPr>
                <w:b/>
                <w:color w:val="0070C0"/>
                <w:sz w:val="26"/>
                <w:szCs w:val="26"/>
              </w:rPr>
            </w:pPr>
          </w:p>
          <w:p w14:paraId="385145D2" w14:textId="77777777" w:rsidR="003E4E0E" w:rsidRPr="008C41A0" w:rsidRDefault="003E4E0E" w:rsidP="006F7803">
            <w:pPr>
              <w:jc w:val="both"/>
              <w:rPr>
                <w:b/>
                <w:color w:val="0070C0"/>
                <w:sz w:val="26"/>
                <w:szCs w:val="26"/>
              </w:rPr>
            </w:pPr>
            <w:r w:rsidRPr="008C41A0">
              <w:rPr>
                <w:b/>
                <w:color w:val="0070C0"/>
                <w:sz w:val="26"/>
                <w:szCs w:val="26"/>
              </w:rPr>
              <w:t>Works</w:t>
            </w:r>
          </w:p>
        </w:tc>
        <w:tc>
          <w:tcPr>
            <w:tcW w:w="2268" w:type="dxa"/>
            <w:vAlign w:val="center"/>
          </w:tcPr>
          <w:p w14:paraId="20F066F4" w14:textId="6A06CDD9" w:rsidR="003E4E0E" w:rsidRPr="008C41A0" w:rsidRDefault="003E4E0E" w:rsidP="006F7803">
            <w:pPr>
              <w:jc w:val="center"/>
              <w:rPr>
                <w:b/>
                <w:color w:val="0070C0"/>
                <w:sz w:val="26"/>
                <w:szCs w:val="26"/>
              </w:rPr>
            </w:pPr>
            <w:r>
              <w:rPr>
                <w:b/>
                <w:color w:val="0070C0"/>
                <w:sz w:val="26"/>
                <w:szCs w:val="26"/>
              </w:rPr>
              <w:t xml:space="preserve">Phan Chi </w:t>
            </w:r>
            <w:proofErr w:type="spellStart"/>
            <w:r>
              <w:rPr>
                <w:b/>
                <w:color w:val="0070C0"/>
                <w:sz w:val="26"/>
                <w:szCs w:val="26"/>
              </w:rPr>
              <w:t>Cuong</w:t>
            </w:r>
            <w:proofErr w:type="spellEnd"/>
          </w:p>
          <w:p w14:paraId="41AA5411" w14:textId="77777777" w:rsidR="003E4E0E" w:rsidRPr="008C41A0" w:rsidRDefault="003E4E0E" w:rsidP="006F7803">
            <w:pPr>
              <w:jc w:val="center"/>
              <w:rPr>
                <w:b/>
                <w:color w:val="0070C0"/>
                <w:sz w:val="26"/>
                <w:szCs w:val="26"/>
              </w:rPr>
            </w:pPr>
            <w:r w:rsidRPr="008C41A0">
              <w:rPr>
                <w:b/>
                <w:color w:val="FF0000"/>
                <w:sz w:val="26"/>
                <w:szCs w:val="26"/>
              </w:rPr>
              <w:t>(Leader)</w:t>
            </w:r>
          </w:p>
        </w:tc>
        <w:tc>
          <w:tcPr>
            <w:tcW w:w="2410" w:type="dxa"/>
            <w:vAlign w:val="center"/>
          </w:tcPr>
          <w:p w14:paraId="3E67D735" w14:textId="2D902E72" w:rsidR="003E4E0E" w:rsidRPr="008C41A0" w:rsidRDefault="003E4E0E" w:rsidP="006F7803">
            <w:pPr>
              <w:jc w:val="center"/>
              <w:rPr>
                <w:b/>
                <w:color w:val="0070C0"/>
                <w:sz w:val="26"/>
                <w:szCs w:val="26"/>
              </w:rPr>
            </w:pPr>
            <w:r>
              <w:rPr>
                <w:b/>
                <w:color w:val="0070C0"/>
                <w:sz w:val="26"/>
                <w:szCs w:val="26"/>
              </w:rPr>
              <w:t xml:space="preserve">Nguyen Le </w:t>
            </w:r>
            <w:proofErr w:type="spellStart"/>
            <w:r>
              <w:rPr>
                <w:b/>
                <w:color w:val="0070C0"/>
                <w:sz w:val="26"/>
                <w:szCs w:val="26"/>
              </w:rPr>
              <w:t>Khang</w:t>
            </w:r>
            <w:proofErr w:type="spellEnd"/>
          </w:p>
        </w:tc>
        <w:tc>
          <w:tcPr>
            <w:tcW w:w="2268" w:type="dxa"/>
            <w:vAlign w:val="center"/>
          </w:tcPr>
          <w:p w14:paraId="30B7ED96" w14:textId="479417F1" w:rsidR="003E4E0E" w:rsidRPr="008C41A0" w:rsidRDefault="003E4E0E" w:rsidP="006F7803">
            <w:pPr>
              <w:jc w:val="center"/>
              <w:rPr>
                <w:b/>
                <w:color w:val="0070C0"/>
                <w:sz w:val="26"/>
                <w:szCs w:val="26"/>
              </w:rPr>
            </w:pPr>
            <w:r>
              <w:rPr>
                <w:b/>
                <w:color w:val="0070C0"/>
                <w:sz w:val="26"/>
                <w:szCs w:val="26"/>
              </w:rPr>
              <w:t>Le Pham Quoc Bao</w:t>
            </w:r>
          </w:p>
        </w:tc>
      </w:tr>
      <w:tr w:rsidR="003E4E0E" w:rsidRPr="008C41A0" w14:paraId="174F100A" w14:textId="77777777" w:rsidTr="006F7803">
        <w:trPr>
          <w:trHeight w:val="750"/>
        </w:trPr>
        <w:tc>
          <w:tcPr>
            <w:tcW w:w="1980" w:type="dxa"/>
            <w:vAlign w:val="center"/>
          </w:tcPr>
          <w:p w14:paraId="12814AC9" w14:textId="77777777" w:rsidR="003E4E0E" w:rsidRPr="008C41A0" w:rsidRDefault="003E4E0E" w:rsidP="006F7803">
            <w:pPr>
              <w:pStyle w:val="NormalWeb"/>
              <w:spacing w:after="0"/>
              <w:jc w:val="both"/>
              <w:rPr>
                <w:b/>
                <w:i/>
                <w:sz w:val="26"/>
                <w:szCs w:val="26"/>
              </w:rPr>
            </w:pPr>
            <w:r w:rsidRPr="008C41A0">
              <w:rPr>
                <w:b/>
                <w:i/>
                <w:color w:val="000000"/>
                <w:sz w:val="26"/>
                <w:szCs w:val="26"/>
              </w:rPr>
              <w:t>Problem statement</w:t>
            </w:r>
          </w:p>
        </w:tc>
        <w:tc>
          <w:tcPr>
            <w:tcW w:w="2268" w:type="dxa"/>
            <w:vAlign w:val="center"/>
          </w:tcPr>
          <w:p w14:paraId="051ECE59" w14:textId="77777777" w:rsidR="003E4E0E" w:rsidRPr="008C41A0" w:rsidRDefault="003E4E0E" w:rsidP="006F7803">
            <w:pPr>
              <w:jc w:val="center"/>
              <w:rPr>
                <w:sz w:val="26"/>
                <w:szCs w:val="26"/>
              </w:rPr>
            </w:pPr>
            <w:r w:rsidRPr="008C41A0">
              <w:rPr>
                <w:sz w:val="26"/>
                <w:szCs w:val="26"/>
              </w:rPr>
              <w:softHyphen/>
            </w:r>
            <w:r w:rsidRPr="008C41A0">
              <w:rPr>
                <w:noProof/>
                <w:sz w:val="26"/>
                <w:szCs w:val="26"/>
              </w:rPr>
              <w:drawing>
                <wp:inline distT="0" distB="0" distL="0" distR="0" wp14:anchorId="3B0C05E2" wp14:editId="574A8950">
                  <wp:extent cx="178594" cy="178594"/>
                  <wp:effectExtent l="0" t="0" r="0" b="0"/>
                  <wp:docPr id="692724794" name="Graphic 69272479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4794" name="Graphic 692724794"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08311" cy="208311"/>
                          </a:xfrm>
                          <a:prstGeom prst="rect">
                            <a:avLst/>
                          </a:prstGeom>
                        </pic:spPr>
                      </pic:pic>
                    </a:graphicData>
                  </a:graphic>
                </wp:inline>
              </w:drawing>
            </w:r>
          </w:p>
        </w:tc>
        <w:tc>
          <w:tcPr>
            <w:tcW w:w="2410" w:type="dxa"/>
            <w:vAlign w:val="center"/>
          </w:tcPr>
          <w:p w14:paraId="09DEF132" w14:textId="77777777" w:rsidR="003E4E0E" w:rsidRPr="008C41A0" w:rsidRDefault="003E4E0E" w:rsidP="006F7803">
            <w:pPr>
              <w:jc w:val="center"/>
              <w:rPr>
                <w:sz w:val="26"/>
                <w:szCs w:val="26"/>
              </w:rPr>
            </w:pPr>
            <w:r w:rsidRPr="008C41A0">
              <w:rPr>
                <w:noProof/>
                <w:sz w:val="26"/>
                <w:szCs w:val="26"/>
              </w:rPr>
              <w:drawing>
                <wp:inline distT="0" distB="0" distL="0" distR="0" wp14:anchorId="6182B693" wp14:editId="6EA3108C">
                  <wp:extent cx="178594" cy="178594"/>
                  <wp:effectExtent l="0" t="0" r="0" b="0"/>
                  <wp:docPr id="1440052878" name="Graphic 144005287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4794" name="Graphic 692724794"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08311" cy="208311"/>
                          </a:xfrm>
                          <a:prstGeom prst="rect">
                            <a:avLst/>
                          </a:prstGeom>
                        </pic:spPr>
                      </pic:pic>
                    </a:graphicData>
                  </a:graphic>
                </wp:inline>
              </w:drawing>
            </w:r>
          </w:p>
        </w:tc>
        <w:tc>
          <w:tcPr>
            <w:tcW w:w="2268" w:type="dxa"/>
            <w:vAlign w:val="center"/>
          </w:tcPr>
          <w:p w14:paraId="48D7BBDE" w14:textId="77777777" w:rsidR="003E4E0E" w:rsidRPr="008C41A0" w:rsidRDefault="003E4E0E" w:rsidP="006F7803">
            <w:pPr>
              <w:jc w:val="center"/>
              <w:rPr>
                <w:sz w:val="26"/>
                <w:szCs w:val="26"/>
              </w:rPr>
            </w:pPr>
            <w:r w:rsidRPr="008C41A0">
              <w:rPr>
                <w:noProof/>
                <w:sz w:val="26"/>
                <w:szCs w:val="26"/>
              </w:rPr>
              <w:drawing>
                <wp:inline distT="0" distB="0" distL="0" distR="0" wp14:anchorId="00BEC153" wp14:editId="310B475F">
                  <wp:extent cx="178594" cy="178594"/>
                  <wp:effectExtent l="0" t="0" r="0" b="0"/>
                  <wp:docPr id="1971648305" name="Graphic 197164830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4794" name="Graphic 692724794"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08311" cy="208311"/>
                          </a:xfrm>
                          <a:prstGeom prst="rect">
                            <a:avLst/>
                          </a:prstGeom>
                        </pic:spPr>
                      </pic:pic>
                    </a:graphicData>
                  </a:graphic>
                </wp:inline>
              </w:drawing>
            </w:r>
          </w:p>
        </w:tc>
      </w:tr>
      <w:tr w:rsidR="003E4E0E" w:rsidRPr="008C41A0" w14:paraId="04FE20A0" w14:textId="77777777" w:rsidTr="006F7803">
        <w:trPr>
          <w:trHeight w:val="690"/>
        </w:trPr>
        <w:tc>
          <w:tcPr>
            <w:tcW w:w="1980" w:type="dxa"/>
            <w:vAlign w:val="center"/>
          </w:tcPr>
          <w:p w14:paraId="4F2701AF" w14:textId="77777777" w:rsidR="003E4E0E" w:rsidRPr="008C41A0" w:rsidRDefault="003E4E0E" w:rsidP="006F7803">
            <w:pPr>
              <w:jc w:val="both"/>
              <w:rPr>
                <w:b/>
                <w:i/>
                <w:sz w:val="26"/>
                <w:szCs w:val="26"/>
              </w:rPr>
            </w:pPr>
            <w:r w:rsidRPr="008C41A0">
              <w:rPr>
                <w:b/>
                <w:i/>
                <w:sz w:val="26"/>
                <w:szCs w:val="26"/>
              </w:rPr>
              <w:t>Build the report template</w:t>
            </w:r>
          </w:p>
        </w:tc>
        <w:tc>
          <w:tcPr>
            <w:tcW w:w="2268" w:type="dxa"/>
            <w:vAlign w:val="center"/>
          </w:tcPr>
          <w:p w14:paraId="26787D4E" w14:textId="77777777" w:rsidR="003E4E0E" w:rsidRPr="008C41A0" w:rsidRDefault="003E4E0E" w:rsidP="006F7803">
            <w:pPr>
              <w:jc w:val="center"/>
              <w:rPr>
                <w:sz w:val="26"/>
                <w:szCs w:val="26"/>
              </w:rPr>
            </w:pPr>
            <w:r w:rsidRPr="008C41A0">
              <w:rPr>
                <w:noProof/>
                <w:sz w:val="26"/>
                <w:szCs w:val="26"/>
              </w:rPr>
              <w:drawing>
                <wp:inline distT="0" distB="0" distL="0" distR="0" wp14:anchorId="18BDE686" wp14:editId="48416DF2">
                  <wp:extent cx="178594" cy="178594"/>
                  <wp:effectExtent l="0" t="0" r="0" b="0"/>
                  <wp:docPr id="2103235933" name="Graphic 210323593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4794" name="Graphic 692724794"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08311" cy="208311"/>
                          </a:xfrm>
                          <a:prstGeom prst="rect">
                            <a:avLst/>
                          </a:prstGeom>
                        </pic:spPr>
                      </pic:pic>
                    </a:graphicData>
                  </a:graphic>
                </wp:inline>
              </w:drawing>
            </w:r>
          </w:p>
        </w:tc>
        <w:tc>
          <w:tcPr>
            <w:tcW w:w="2410" w:type="dxa"/>
            <w:vAlign w:val="center"/>
          </w:tcPr>
          <w:p w14:paraId="776BCDEF" w14:textId="77777777" w:rsidR="003E4E0E" w:rsidRPr="008C41A0" w:rsidRDefault="003E4E0E" w:rsidP="006F7803">
            <w:pPr>
              <w:jc w:val="center"/>
              <w:rPr>
                <w:sz w:val="26"/>
                <w:szCs w:val="26"/>
              </w:rPr>
            </w:pPr>
          </w:p>
        </w:tc>
        <w:tc>
          <w:tcPr>
            <w:tcW w:w="2268" w:type="dxa"/>
            <w:vAlign w:val="center"/>
          </w:tcPr>
          <w:p w14:paraId="7DC8374A" w14:textId="77777777" w:rsidR="003E4E0E" w:rsidRPr="008C41A0" w:rsidRDefault="003E4E0E" w:rsidP="006F7803">
            <w:pPr>
              <w:jc w:val="center"/>
              <w:rPr>
                <w:sz w:val="26"/>
                <w:szCs w:val="26"/>
              </w:rPr>
            </w:pPr>
          </w:p>
        </w:tc>
      </w:tr>
      <w:tr w:rsidR="003E4E0E" w:rsidRPr="008C41A0" w14:paraId="56EE6697" w14:textId="77777777" w:rsidTr="006F7803">
        <w:trPr>
          <w:trHeight w:val="700"/>
        </w:trPr>
        <w:tc>
          <w:tcPr>
            <w:tcW w:w="1980" w:type="dxa"/>
            <w:vAlign w:val="center"/>
          </w:tcPr>
          <w:p w14:paraId="24364EA7" w14:textId="6D5C605A" w:rsidR="003E4E0E" w:rsidRPr="008C41A0" w:rsidRDefault="003E4E0E" w:rsidP="006F7803">
            <w:pPr>
              <w:jc w:val="both"/>
              <w:rPr>
                <w:b/>
                <w:i/>
                <w:sz w:val="26"/>
                <w:szCs w:val="26"/>
              </w:rPr>
            </w:pPr>
            <w:r w:rsidRPr="008C41A0">
              <w:rPr>
                <w:b/>
                <w:i/>
                <w:sz w:val="26"/>
                <w:szCs w:val="26"/>
              </w:rPr>
              <w:t xml:space="preserve">Do </w:t>
            </w:r>
            <w:r w:rsidR="00175BBB">
              <w:rPr>
                <w:b/>
                <w:i/>
                <w:sz w:val="26"/>
                <w:szCs w:val="26"/>
              </w:rPr>
              <w:t xml:space="preserve">exercise </w:t>
            </w:r>
            <w:r w:rsidRPr="008C41A0">
              <w:rPr>
                <w:b/>
                <w:i/>
                <w:sz w:val="26"/>
                <w:szCs w:val="26"/>
              </w:rPr>
              <w:t>1</w:t>
            </w:r>
            <w:r w:rsidR="00175BBB">
              <w:rPr>
                <w:b/>
                <w:i/>
                <w:sz w:val="26"/>
                <w:szCs w:val="26"/>
              </w:rPr>
              <w:t>a</w:t>
            </w:r>
          </w:p>
        </w:tc>
        <w:tc>
          <w:tcPr>
            <w:tcW w:w="2268" w:type="dxa"/>
            <w:vAlign w:val="center"/>
          </w:tcPr>
          <w:p w14:paraId="52741CCE" w14:textId="77777777" w:rsidR="003E4E0E" w:rsidRPr="008C41A0" w:rsidRDefault="003E4E0E" w:rsidP="006F7803">
            <w:pPr>
              <w:jc w:val="center"/>
              <w:rPr>
                <w:sz w:val="26"/>
                <w:szCs w:val="26"/>
              </w:rPr>
            </w:pPr>
            <w:r w:rsidRPr="008C41A0">
              <w:rPr>
                <w:noProof/>
                <w:sz w:val="26"/>
                <w:szCs w:val="26"/>
              </w:rPr>
              <w:drawing>
                <wp:inline distT="0" distB="0" distL="0" distR="0" wp14:anchorId="1123B525" wp14:editId="21E90E9B">
                  <wp:extent cx="178594" cy="178594"/>
                  <wp:effectExtent l="0" t="0" r="0" b="0"/>
                  <wp:docPr id="505559094" name="Graphic 50555909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4794" name="Graphic 692724794"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08311" cy="208311"/>
                          </a:xfrm>
                          <a:prstGeom prst="rect">
                            <a:avLst/>
                          </a:prstGeom>
                        </pic:spPr>
                      </pic:pic>
                    </a:graphicData>
                  </a:graphic>
                </wp:inline>
              </w:drawing>
            </w:r>
          </w:p>
        </w:tc>
        <w:tc>
          <w:tcPr>
            <w:tcW w:w="2410" w:type="dxa"/>
            <w:vAlign w:val="center"/>
          </w:tcPr>
          <w:p w14:paraId="4B81F742" w14:textId="77777777" w:rsidR="003E4E0E" w:rsidRPr="008C41A0" w:rsidRDefault="003E4E0E" w:rsidP="006F7803">
            <w:pPr>
              <w:jc w:val="center"/>
              <w:rPr>
                <w:sz w:val="26"/>
                <w:szCs w:val="26"/>
              </w:rPr>
            </w:pPr>
          </w:p>
        </w:tc>
        <w:tc>
          <w:tcPr>
            <w:tcW w:w="2268" w:type="dxa"/>
            <w:vAlign w:val="center"/>
          </w:tcPr>
          <w:p w14:paraId="53F77272" w14:textId="77777777" w:rsidR="003E4E0E" w:rsidRPr="008C41A0" w:rsidRDefault="003E4E0E" w:rsidP="006F7803">
            <w:pPr>
              <w:jc w:val="center"/>
              <w:rPr>
                <w:sz w:val="26"/>
                <w:szCs w:val="26"/>
              </w:rPr>
            </w:pPr>
          </w:p>
        </w:tc>
      </w:tr>
      <w:tr w:rsidR="00175BBB" w:rsidRPr="008C41A0" w14:paraId="5EE0C205" w14:textId="77777777" w:rsidTr="006F7803">
        <w:trPr>
          <w:trHeight w:val="700"/>
        </w:trPr>
        <w:tc>
          <w:tcPr>
            <w:tcW w:w="1980" w:type="dxa"/>
            <w:vAlign w:val="center"/>
          </w:tcPr>
          <w:p w14:paraId="3A4F146A" w14:textId="64772EB0" w:rsidR="00175BBB" w:rsidRPr="008C41A0" w:rsidRDefault="00175BBB" w:rsidP="006F7803">
            <w:pPr>
              <w:jc w:val="both"/>
              <w:rPr>
                <w:b/>
                <w:i/>
                <w:sz w:val="26"/>
                <w:szCs w:val="26"/>
              </w:rPr>
            </w:pPr>
            <w:r>
              <w:rPr>
                <w:b/>
                <w:i/>
                <w:sz w:val="26"/>
                <w:szCs w:val="26"/>
              </w:rPr>
              <w:t>Do exercise 1b</w:t>
            </w:r>
          </w:p>
        </w:tc>
        <w:tc>
          <w:tcPr>
            <w:tcW w:w="2268" w:type="dxa"/>
            <w:vAlign w:val="center"/>
          </w:tcPr>
          <w:p w14:paraId="06CEE779" w14:textId="77777777" w:rsidR="00175BBB" w:rsidRPr="008C41A0" w:rsidRDefault="00175BBB" w:rsidP="006F7803">
            <w:pPr>
              <w:jc w:val="center"/>
              <w:rPr>
                <w:noProof/>
                <w:sz w:val="26"/>
                <w:szCs w:val="26"/>
              </w:rPr>
            </w:pPr>
          </w:p>
        </w:tc>
        <w:tc>
          <w:tcPr>
            <w:tcW w:w="2410" w:type="dxa"/>
            <w:vAlign w:val="center"/>
          </w:tcPr>
          <w:p w14:paraId="4A92D2F1" w14:textId="07ED0BEF" w:rsidR="00175BBB" w:rsidRPr="008C41A0" w:rsidRDefault="00175BBB" w:rsidP="006F7803">
            <w:pPr>
              <w:jc w:val="center"/>
              <w:rPr>
                <w:sz w:val="26"/>
                <w:szCs w:val="26"/>
              </w:rPr>
            </w:pPr>
            <w:r w:rsidRPr="008C41A0">
              <w:rPr>
                <w:noProof/>
                <w:sz w:val="26"/>
                <w:szCs w:val="26"/>
              </w:rPr>
              <w:drawing>
                <wp:inline distT="0" distB="0" distL="0" distR="0" wp14:anchorId="2BEF92E3" wp14:editId="20E2D7BF">
                  <wp:extent cx="178594" cy="178594"/>
                  <wp:effectExtent l="0" t="0" r="0" b="0"/>
                  <wp:docPr id="1727654841" name="Graphic 172765484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4794" name="Graphic 692724794"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08311" cy="208311"/>
                          </a:xfrm>
                          <a:prstGeom prst="rect">
                            <a:avLst/>
                          </a:prstGeom>
                        </pic:spPr>
                      </pic:pic>
                    </a:graphicData>
                  </a:graphic>
                </wp:inline>
              </w:drawing>
            </w:r>
          </w:p>
        </w:tc>
        <w:tc>
          <w:tcPr>
            <w:tcW w:w="2268" w:type="dxa"/>
            <w:vAlign w:val="center"/>
          </w:tcPr>
          <w:p w14:paraId="7DB3340D" w14:textId="77777777" w:rsidR="00175BBB" w:rsidRPr="008C41A0" w:rsidRDefault="00175BBB" w:rsidP="006F7803">
            <w:pPr>
              <w:jc w:val="center"/>
              <w:rPr>
                <w:sz w:val="26"/>
                <w:szCs w:val="26"/>
              </w:rPr>
            </w:pPr>
          </w:p>
        </w:tc>
      </w:tr>
      <w:tr w:rsidR="003E4E0E" w:rsidRPr="008C41A0" w14:paraId="63D8D786" w14:textId="77777777" w:rsidTr="006F7803">
        <w:trPr>
          <w:trHeight w:val="696"/>
        </w:trPr>
        <w:tc>
          <w:tcPr>
            <w:tcW w:w="1980" w:type="dxa"/>
            <w:vAlign w:val="center"/>
          </w:tcPr>
          <w:p w14:paraId="12E28D45" w14:textId="77777777" w:rsidR="003E4E0E" w:rsidRPr="008C41A0" w:rsidRDefault="003E4E0E" w:rsidP="006F7803">
            <w:pPr>
              <w:jc w:val="both"/>
              <w:rPr>
                <w:b/>
                <w:i/>
                <w:sz w:val="26"/>
                <w:szCs w:val="26"/>
              </w:rPr>
            </w:pPr>
            <w:r w:rsidRPr="008C41A0">
              <w:rPr>
                <w:b/>
                <w:i/>
                <w:sz w:val="26"/>
                <w:szCs w:val="26"/>
              </w:rPr>
              <w:t>Do all exercise 2</w:t>
            </w:r>
          </w:p>
        </w:tc>
        <w:tc>
          <w:tcPr>
            <w:tcW w:w="2268" w:type="dxa"/>
            <w:vAlign w:val="center"/>
          </w:tcPr>
          <w:p w14:paraId="18523E73" w14:textId="77777777" w:rsidR="003E4E0E" w:rsidRPr="008C41A0" w:rsidRDefault="003E4E0E" w:rsidP="006F7803">
            <w:pPr>
              <w:jc w:val="center"/>
              <w:rPr>
                <w:sz w:val="26"/>
                <w:szCs w:val="26"/>
              </w:rPr>
            </w:pPr>
          </w:p>
        </w:tc>
        <w:tc>
          <w:tcPr>
            <w:tcW w:w="2410" w:type="dxa"/>
            <w:vAlign w:val="center"/>
          </w:tcPr>
          <w:p w14:paraId="263285F7" w14:textId="67EC4577" w:rsidR="003E4E0E" w:rsidRPr="008C41A0" w:rsidRDefault="003E4E0E" w:rsidP="006F7803">
            <w:pPr>
              <w:jc w:val="center"/>
              <w:rPr>
                <w:sz w:val="26"/>
                <w:szCs w:val="26"/>
              </w:rPr>
            </w:pPr>
          </w:p>
        </w:tc>
        <w:tc>
          <w:tcPr>
            <w:tcW w:w="2268" w:type="dxa"/>
            <w:vAlign w:val="center"/>
          </w:tcPr>
          <w:p w14:paraId="7B4A1371" w14:textId="1BEE6BB1" w:rsidR="003E4E0E" w:rsidRPr="008C41A0" w:rsidRDefault="009846F0" w:rsidP="006F7803">
            <w:pPr>
              <w:jc w:val="center"/>
              <w:rPr>
                <w:sz w:val="26"/>
                <w:szCs w:val="26"/>
              </w:rPr>
            </w:pPr>
            <w:r w:rsidRPr="008C41A0">
              <w:rPr>
                <w:noProof/>
                <w:sz w:val="26"/>
                <w:szCs w:val="26"/>
              </w:rPr>
              <w:drawing>
                <wp:inline distT="0" distB="0" distL="0" distR="0" wp14:anchorId="24A62764" wp14:editId="1541E2C0">
                  <wp:extent cx="178594" cy="178594"/>
                  <wp:effectExtent l="0" t="0" r="0" b="0"/>
                  <wp:docPr id="1987608825" name="Graphic 198760882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4794" name="Graphic 692724794"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08311" cy="208311"/>
                          </a:xfrm>
                          <a:prstGeom prst="rect">
                            <a:avLst/>
                          </a:prstGeom>
                        </pic:spPr>
                      </pic:pic>
                    </a:graphicData>
                  </a:graphic>
                </wp:inline>
              </w:drawing>
            </w:r>
          </w:p>
        </w:tc>
      </w:tr>
      <w:tr w:rsidR="003E4E0E" w:rsidRPr="008C41A0" w14:paraId="7A6A7C96" w14:textId="77777777" w:rsidTr="006F7803">
        <w:trPr>
          <w:trHeight w:val="706"/>
        </w:trPr>
        <w:tc>
          <w:tcPr>
            <w:tcW w:w="1980" w:type="dxa"/>
            <w:vAlign w:val="center"/>
          </w:tcPr>
          <w:p w14:paraId="10D12B17" w14:textId="77777777" w:rsidR="003E4E0E" w:rsidRPr="008C41A0" w:rsidRDefault="003E4E0E" w:rsidP="006F7803">
            <w:pPr>
              <w:jc w:val="both"/>
              <w:rPr>
                <w:b/>
                <w:i/>
                <w:sz w:val="26"/>
                <w:szCs w:val="26"/>
              </w:rPr>
            </w:pPr>
            <w:r w:rsidRPr="008C41A0">
              <w:rPr>
                <w:b/>
                <w:i/>
                <w:sz w:val="26"/>
                <w:szCs w:val="26"/>
              </w:rPr>
              <w:t>Do all exercise 3</w:t>
            </w:r>
          </w:p>
        </w:tc>
        <w:tc>
          <w:tcPr>
            <w:tcW w:w="2268" w:type="dxa"/>
            <w:vAlign w:val="center"/>
          </w:tcPr>
          <w:p w14:paraId="436ECB0D" w14:textId="77777777" w:rsidR="003E4E0E" w:rsidRPr="008C41A0" w:rsidRDefault="003E4E0E" w:rsidP="006F7803">
            <w:pPr>
              <w:jc w:val="center"/>
              <w:rPr>
                <w:sz w:val="26"/>
                <w:szCs w:val="26"/>
              </w:rPr>
            </w:pPr>
          </w:p>
        </w:tc>
        <w:tc>
          <w:tcPr>
            <w:tcW w:w="2410" w:type="dxa"/>
            <w:vAlign w:val="center"/>
          </w:tcPr>
          <w:p w14:paraId="0C708652" w14:textId="078804CE" w:rsidR="003E4E0E" w:rsidRPr="008C41A0" w:rsidRDefault="009846F0" w:rsidP="006F7803">
            <w:pPr>
              <w:jc w:val="center"/>
              <w:rPr>
                <w:sz w:val="26"/>
                <w:szCs w:val="26"/>
              </w:rPr>
            </w:pPr>
            <w:r w:rsidRPr="008C41A0">
              <w:rPr>
                <w:noProof/>
                <w:sz w:val="26"/>
                <w:szCs w:val="26"/>
              </w:rPr>
              <w:drawing>
                <wp:inline distT="0" distB="0" distL="0" distR="0" wp14:anchorId="082D154D" wp14:editId="4496E2DF">
                  <wp:extent cx="178594" cy="178594"/>
                  <wp:effectExtent l="0" t="0" r="0" b="0"/>
                  <wp:docPr id="1733958126" name="Graphic 1733958126"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4794" name="Graphic 692724794"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08311" cy="208311"/>
                          </a:xfrm>
                          <a:prstGeom prst="rect">
                            <a:avLst/>
                          </a:prstGeom>
                        </pic:spPr>
                      </pic:pic>
                    </a:graphicData>
                  </a:graphic>
                </wp:inline>
              </w:drawing>
            </w:r>
          </w:p>
        </w:tc>
        <w:tc>
          <w:tcPr>
            <w:tcW w:w="2268" w:type="dxa"/>
            <w:vAlign w:val="center"/>
          </w:tcPr>
          <w:p w14:paraId="53DDAE09" w14:textId="1BCC4BE3" w:rsidR="003E4E0E" w:rsidRPr="008C41A0" w:rsidRDefault="003E4E0E" w:rsidP="006F7803">
            <w:pPr>
              <w:jc w:val="center"/>
              <w:rPr>
                <w:sz w:val="26"/>
                <w:szCs w:val="26"/>
              </w:rPr>
            </w:pPr>
          </w:p>
        </w:tc>
      </w:tr>
      <w:tr w:rsidR="00935AF4" w:rsidRPr="008C41A0" w14:paraId="1AF0BB2C" w14:textId="77777777" w:rsidTr="006F7803">
        <w:trPr>
          <w:trHeight w:val="706"/>
        </w:trPr>
        <w:tc>
          <w:tcPr>
            <w:tcW w:w="1980" w:type="dxa"/>
            <w:vAlign w:val="center"/>
          </w:tcPr>
          <w:p w14:paraId="35CA456C" w14:textId="6F758EB8" w:rsidR="00935AF4" w:rsidRPr="008C41A0" w:rsidRDefault="00935AF4" w:rsidP="006F7803">
            <w:pPr>
              <w:jc w:val="both"/>
              <w:rPr>
                <w:b/>
                <w:i/>
                <w:sz w:val="26"/>
                <w:szCs w:val="26"/>
              </w:rPr>
            </w:pPr>
            <w:r>
              <w:rPr>
                <w:b/>
                <w:i/>
                <w:sz w:val="26"/>
                <w:szCs w:val="26"/>
              </w:rPr>
              <w:t>Do all exercise 4</w:t>
            </w:r>
          </w:p>
        </w:tc>
        <w:tc>
          <w:tcPr>
            <w:tcW w:w="2268" w:type="dxa"/>
            <w:vAlign w:val="center"/>
          </w:tcPr>
          <w:p w14:paraId="2BD60459" w14:textId="1EC69D0C" w:rsidR="00935AF4" w:rsidRPr="008C41A0" w:rsidRDefault="00935AF4" w:rsidP="006F7803">
            <w:pPr>
              <w:jc w:val="center"/>
              <w:rPr>
                <w:sz w:val="26"/>
                <w:szCs w:val="26"/>
              </w:rPr>
            </w:pPr>
            <w:r w:rsidRPr="008C41A0">
              <w:rPr>
                <w:noProof/>
                <w:sz w:val="26"/>
                <w:szCs w:val="26"/>
              </w:rPr>
              <w:drawing>
                <wp:inline distT="0" distB="0" distL="0" distR="0" wp14:anchorId="4483974C" wp14:editId="07501275">
                  <wp:extent cx="178594" cy="178594"/>
                  <wp:effectExtent l="0" t="0" r="0" b="0"/>
                  <wp:docPr id="1958262856" name="Graphic 1958262856"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4794" name="Graphic 692724794"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08311" cy="208311"/>
                          </a:xfrm>
                          <a:prstGeom prst="rect">
                            <a:avLst/>
                          </a:prstGeom>
                        </pic:spPr>
                      </pic:pic>
                    </a:graphicData>
                  </a:graphic>
                </wp:inline>
              </w:drawing>
            </w:r>
          </w:p>
        </w:tc>
        <w:tc>
          <w:tcPr>
            <w:tcW w:w="2410" w:type="dxa"/>
            <w:vAlign w:val="center"/>
          </w:tcPr>
          <w:p w14:paraId="4C718214" w14:textId="77777777" w:rsidR="00935AF4" w:rsidRPr="008C41A0" w:rsidRDefault="00935AF4" w:rsidP="006F7803">
            <w:pPr>
              <w:jc w:val="center"/>
              <w:rPr>
                <w:sz w:val="26"/>
                <w:szCs w:val="26"/>
              </w:rPr>
            </w:pPr>
          </w:p>
        </w:tc>
        <w:tc>
          <w:tcPr>
            <w:tcW w:w="2268" w:type="dxa"/>
            <w:vAlign w:val="center"/>
          </w:tcPr>
          <w:p w14:paraId="39981880" w14:textId="77777777" w:rsidR="00935AF4" w:rsidRPr="008C41A0" w:rsidRDefault="00935AF4" w:rsidP="006F7803">
            <w:pPr>
              <w:jc w:val="center"/>
              <w:rPr>
                <w:noProof/>
                <w:sz w:val="26"/>
                <w:szCs w:val="26"/>
              </w:rPr>
            </w:pPr>
          </w:p>
        </w:tc>
      </w:tr>
      <w:tr w:rsidR="003E4E0E" w:rsidRPr="008C41A0" w14:paraId="6BF3C799" w14:textId="77777777" w:rsidTr="006F7803">
        <w:trPr>
          <w:trHeight w:val="688"/>
        </w:trPr>
        <w:tc>
          <w:tcPr>
            <w:tcW w:w="1980" w:type="dxa"/>
            <w:vAlign w:val="center"/>
          </w:tcPr>
          <w:p w14:paraId="623A8738" w14:textId="77777777" w:rsidR="003E4E0E" w:rsidRPr="008C41A0" w:rsidRDefault="003E4E0E" w:rsidP="006F7803">
            <w:pPr>
              <w:jc w:val="both"/>
              <w:rPr>
                <w:b/>
                <w:i/>
                <w:sz w:val="26"/>
                <w:szCs w:val="26"/>
              </w:rPr>
            </w:pPr>
            <w:r w:rsidRPr="008C41A0">
              <w:rPr>
                <w:b/>
                <w:i/>
                <w:sz w:val="26"/>
                <w:szCs w:val="26"/>
              </w:rPr>
              <w:t>Summarize and edit reports</w:t>
            </w:r>
          </w:p>
        </w:tc>
        <w:tc>
          <w:tcPr>
            <w:tcW w:w="2268" w:type="dxa"/>
            <w:vAlign w:val="center"/>
          </w:tcPr>
          <w:p w14:paraId="7A624B6D" w14:textId="77777777" w:rsidR="003E4E0E" w:rsidRPr="008C41A0" w:rsidRDefault="003E4E0E" w:rsidP="006F7803">
            <w:pPr>
              <w:jc w:val="center"/>
              <w:rPr>
                <w:sz w:val="26"/>
                <w:szCs w:val="26"/>
              </w:rPr>
            </w:pPr>
            <w:r w:rsidRPr="008C41A0">
              <w:rPr>
                <w:noProof/>
                <w:sz w:val="26"/>
                <w:szCs w:val="26"/>
              </w:rPr>
              <w:drawing>
                <wp:inline distT="0" distB="0" distL="0" distR="0" wp14:anchorId="6906AF39" wp14:editId="407D1FF8">
                  <wp:extent cx="178594" cy="178594"/>
                  <wp:effectExtent l="0" t="0" r="0" b="0"/>
                  <wp:docPr id="40702736" name="Graphic 40702736"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4794" name="Graphic 692724794"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08311" cy="208311"/>
                          </a:xfrm>
                          <a:prstGeom prst="rect">
                            <a:avLst/>
                          </a:prstGeom>
                        </pic:spPr>
                      </pic:pic>
                    </a:graphicData>
                  </a:graphic>
                </wp:inline>
              </w:drawing>
            </w:r>
          </w:p>
        </w:tc>
        <w:tc>
          <w:tcPr>
            <w:tcW w:w="2410" w:type="dxa"/>
            <w:vAlign w:val="center"/>
          </w:tcPr>
          <w:p w14:paraId="27F49DDE" w14:textId="77777777" w:rsidR="003E4E0E" w:rsidRPr="008C41A0" w:rsidRDefault="003E4E0E" w:rsidP="006F7803">
            <w:pPr>
              <w:jc w:val="center"/>
              <w:rPr>
                <w:sz w:val="26"/>
                <w:szCs w:val="26"/>
              </w:rPr>
            </w:pPr>
            <w:r w:rsidRPr="008C41A0">
              <w:rPr>
                <w:noProof/>
                <w:sz w:val="26"/>
                <w:szCs w:val="26"/>
              </w:rPr>
              <w:drawing>
                <wp:inline distT="0" distB="0" distL="0" distR="0" wp14:anchorId="1B4051CD" wp14:editId="0D8EDDBF">
                  <wp:extent cx="178594" cy="178594"/>
                  <wp:effectExtent l="0" t="0" r="0" b="0"/>
                  <wp:docPr id="2002408403" name="Graphic 200240840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4794" name="Graphic 692724794"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08311" cy="208311"/>
                          </a:xfrm>
                          <a:prstGeom prst="rect">
                            <a:avLst/>
                          </a:prstGeom>
                        </pic:spPr>
                      </pic:pic>
                    </a:graphicData>
                  </a:graphic>
                </wp:inline>
              </w:drawing>
            </w:r>
          </w:p>
        </w:tc>
        <w:tc>
          <w:tcPr>
            <w:tcW w:w="2268" w:type="dxa"/>
            <w:vAlign w:val="center"/>
          </w:tcPr>
          <w:p w14:paraId="6E591E7E" w14:textId="77777777" w:rsidR="003E4E0E" w:rsidRPr="008C41A0" w:rsidRDefault="003E4E0E" w:rsidP="006F7803">
            <w:pPr>
              <w:jc w:val="center"/>
              <w:rPr>
                <w:sz w:val="26"/>
                <w:szCs w:val="26"/>
              </w:rPr>
            </w:pPr>
            <w:r w:rsidRPr="008C41A0">
              <w:rPr>
                <w:noProof/>
                <w:sz w:val="26"/>
                <w:szCs w:val="26"/>
              </w:rPr>
              <w:drawing>
                <wp:inline distT="0" distB="0" distL="0" distR="0" wp14:anchorId="3CDDABAC" wp14:editId="1F0FC3AC">
                  <wp:extent cx="178594" cy="178594"/>
                  <wp:effectExtent l="0" t="0" r="0" b="0"/>
                  <wp:docPr id="306665435" name="Graphic 30666543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4794" name="Graphic 692724794"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08311" cy="208311"/>
                          </a:xfrm>
                          <a:prstGeom prst="rect">
                            <a:avLst/>
                          </a:prstGeom>
                        </pic:spPr>
                      </pic:pic>
                    </a:graphicData>
                  </a:graphic>
                </wp:inline>
              </w:drawing>
            </w:r>
          </w:p>
        </w:tc>
      </w:tr>
      <w:tr w:rsidR="003E4E0E" w:rsidRPr="008C41A0" w14:paraId="5792EFF2" w14:textId="77777777" w:rsidTr="006F7803">
        <w:trPr>
          <w:trHeight w:val="706"/>
        </w:trPr>
        <w:tc>
          <w:tcPr>
            <w:tcW w:w="1980" w:type="dxa"/>
            <w:vAlign w:val="center"/>
          </w:tcPr>
          <w:p w14:paraId="023D3425" w14:textId="77777777" w:rsidR="003E4E0E" w:rsidRPr="008C41A0" w:rsidRDefault="003E4E0E" w:rsidP="006F7803">
            <w:pPr>
              <w:jc w:val="both"/>
              <w:rPr>
                <w:b/>
                <w:i/>
                <w:sz w:val="26"/>
                <w:szCs w:val="26"/>
              </w:rPr>
            </w:pPr>
            <w:r w:rsidRPr="008C41A0">
              <w:rPr>
                <w:b/>
                <w:i/>
                <w:sz w:val="26"/>
                <w:szCs w:val="26"/>
              </w:rPr>
              <w:t>Completion (%)</w:t>
            </w:r>
          </w:p>
        </w:tc>
        <w:tc>
          <w:tcPr>
            <w:tcW w:w="2268" w:type="dxa"/>
            <w:vAlign w:val="center"/>
          </w:tcPr>
          <w:p w14:paraId="010610CA" w14:textId="77777777" w:rsidR="003E4E0E" w:rsidRPr="008C41A0" w:rsidRDefault="003E4E0E" w:rsidP="006F7803">
            <w:pPr>
              <w:jc w:val="center"/>
              <w:rPr>
                <w:sz w:val="26"/>
                <w:szCs w:val="26"/>
              </w:rPr>
            </w:pPr>
            <w:r w:rsidRPr="008C41A0">
              <w:rPr>
                <w:sz w:val="26"/>
                <w:szCs w:val="26"/>
              </w:rPr>
              <w:t>100%</w:t>
            </w:r>
          </w:p>
        </w:tc>
        <w:tc>
          <w:tcPr>
            <w:tcW w:w="2410" w:type="dxa"/>
            <w:vAlign w:val="center"/>
          </w:tcPr>
          <w:p w14:paraId="60BEC257" w14:textId="77777777" w:rsidR="003E4E0E" w:rsidRPr="008C41A0" w:rsidRDefault="003E4E0E" w:rsidP="006F7803">
            <w:pPr>
              <w:jc w:val="center"/>
              <w:rPr>
                <w:sz w:val="26"/>
                <w:szCs w:val="26"/>
              </w:rPr>
            </w:pPr>
            <w:r w:rsidRPr="008C41A0">
              <w:rPr>
                <w:sz w:val="26"/>
                <w:szCs w:val="26"/>
              </w:rPr>
              <w:t>100%</w:t>
            </w:r>
          </w:p>
        </w:tc>
        <w:tc>
          <w:tcPr>
            <w:tcW w:w="2268" w:type="dxa"/>
            <w:vAlign w:val="center"/>
          </w:tcPr>
          <w:p w14:paraId="113273D8" w14:textId="77777777" w:rsidR="003E4E0E" w:rsidRPr="008C41A0" w:rsidRDefault="003E4E0E" w:rsidP="006F7803">
            <w:pPr>
              <w:jc w:val="center"/>
              <w:rPr>
                <w:sz w:val="26"/>
                <w:szCs w:val="26"/>
              </w:rPr>
            </w:pPr>
            <w:r w:rsidRPr="008C41A0">
              <w:rPr>
                <w:sz w:val="26"/>
                <w:szCs w:val="26"/>
              </w:rPr>
              <w:t>100%</w:t>
            </w:r>
          </w:p>
        </w:tc>
      </w:tr>
    </w:tbl>
    <w:p w14:paraId="4E1019F6" w14:textId="77777777" w:rsidR="009951EC" w:rsidRDefault="009951EC" w:rsidP="00C5447F">
      <w:pPr>
        <w:tabs>
          <w:tab w:val="left" w:pos="630"/>
        </w:tabs>
        <w:spacing w:line="276" w:lineRule="auto"/>
        <w:jc w:val="center"/>
        <w:rPr>
          <w:b/>
          <w:sz w:val="40"/>
          <w:szCs w:val="72"/>
        </w:rPr>
      </w:pPr>
    </w:p>
    <w:p w14:paraId="33FC012F" w14:textId="77777777" w:rsidR="009951EC" w:rsidRDefault="009951EC" w:rsidP="00C5447F">
      <w:pPr>
        <w:tabs>
          <w:tab w:val="left" w:pos="630"/>
        </w:tabs>
        <w:spacing w:line="276" w:lineRule="auto"/>
        <w:jc w:val="center"/>
        <w:rPr>
          <w:b/>
          <w:sz w:val="40"/>
          <w:szCs w:val="72"/>
        </w:rPr>
      </w:pPr>
    </w:p>
    <w:p w14:paraId="7DB9AF45" w14:textId="77777777" w:rsidR="009951EC" w:rsidRDefault="009951EC" w:rsidP="00C5447F">
      <w:pPr>
        <w:tabs>
          <w:tab w:val="left" w:pos="630"/>
        </w:tabs>
        <w:spacing w:line="276" w:lineRule="auto"/>
        <w:jc w:val="center"/>
        <w:rPr>
          <w:b/>
          <w:sz w:val="40"/>
          <w:szCs w:val="72"/>
        </w:rPr>
      </w:pPr>
    </w:p>
    <w:p w14:paraId="44B60AA1" w14:textId="77777777" w:rsidR="009951EC" w:rsidRDefault="009951EC" w:rsidP="00C5447F">
      <w:pPr>
        <w:tabs>
          <w:tab w:val="left" w:pos="630"/>
        </w:tabs>
        <w:spacing w:line="276" w:lineRule="auto"/>
        <w:jc w:val="center"/>
        <w:rPr>
          <w:b/>
          <w:sz w:val="40"/>
          <w:szCs w:val="72"/>
        </w:rPr>
      </w:pPr>
    </w:p>
    <w:p w14:paraId="40A10EF5" w14:textId="77777777" w:rsidR="009951EC" w:rsidRDefault="009951EC" w:rsidP="00C5447F">
      <w:pPr>
        <w:tabs>
          <w:tab w:val="left" w:pos="630"/>
        </w:tabs>
        <w:spacing w:line="276" w:lineRule="auto"/>
        <w:jc w:val="center"/>
        <w:rPr>
          <w:b/>
          <w:sz w:val="40"/>
          <w:szCs w:val="72"/>
        </w:rPr>
      </w:pPr>
    </w:p>
    <w:p w14:paraId="70A30F44" w14:textId="77777777" w:rsidR="009951EC" w:rsidRDefault="009951EC" w:rsidP="00C5447F">
      <w:pPr>
        <w:tabs>
          <w:tab w:val="left" w:pos="630"/>
        </w:tabs>
        <w:spacing w:line="276" w:lineRule="auto"/>
        <w:jc w:val="center"/>
        <w:rPr>
          <w:b/>
          <w:sz w:val="40"/>
          <w:szCs w:val="72"/>
        </w:rPr>
      </w:pPr>
    </w:p>
    <w:p w14:paraId="64BF2515" w14:textId="77777777" w:rsidR="009951EC" w:rsidRDefault="009951EC" w:rsidP="00C5447F">
      <w:pPr>
        <w:tabs>
          <w:tab w:val="left" w:pos="630"/>
        </w:tabs>
        <w:spacing w:line="276" w:lineRule="auto"/>
        <w:jc w:val="center"/>
        <w:rPr>
          <w:b/>
          <w:sz w:val="40"/>
          <w:szCs w:val="72"/>
        </w:rPr>
      </w:pPr>
    </w:p>
    <w:p w14:paraId="1851B3DC" w14:textId="77777777" w:rsidR="009951EC" w:rsidRDefault="009951EC" w:rsidP="00C5447F">
      <w:pPr>
        <w:tabs>
          <w:tab w:val="left" w:pos="630"/>
        </w:tabs>
        <w:spacing w:line="276" w:lineRule="auto"/>
        <w:jc w:val="center"/>
        <w:rPr>
          <w:b/>
          <w:sz w:val="40"/>
          <w:szCs w:val="72"/>
        </w:rPr>
      </w:pPr>
    </w:p>
    <w:p w14:paraId="5C62FCDC" w14:textId="5139251D" w:rsidR="005150B5" w:rsidRDefault="003931B8" w:rsidP="00C5447F">
      <w:pPr>
        <w:tabs>
          <w:tab w:val="left" w:pos="630"/>
        </w:tabs>
        <w:spacing w:line="276" w:lineRule="auto"/>
        <w:jc w:val="center"/>
        <w:rPr>
          <w:b/>
          <w:sz w:val="40"/>
          <w:szCs w:val="72"/>
        </w:rPr>
      </w:pPr>
      <w:r>
        <w:rPr>
          <w:b/>
          <w:sz w:val="40"/>
          <w:szCs w:val="72"/>
        </w:rPr>
        <w:t>Lecturer's comment</w:t>
      </w:r>
    </w:p>
    <w:p w14:paraId="5C8B6328" w14:textId="77777777" w:rsidR="005108C6" w:rsidRDefault="00350C78" w:rsidP="00350C78">
      <w:pPr>
        <w:tabs>
          <w:tab w:val="left" w:leader="dot" w:pos="9072"/>
        </w:tabs>
        <w:spacing w:after="160" w:line="259" w:lineRule="auto"/>
        <w:rPr>
          <w:sz w:val="26"/>
          <w:szCs w:val="26"/>
        </w:rPr>
      </w:pPr>
      <w:r>
        <w:rPr>
          <w:sz w:val="26"/>
          <w:szCs w:val="26"/>
        </w:rPr>
        <w:tab/>
      </w:r>
    </w:p>
    <w:p w14:paraId="6A67CA33" w14:textId="77777777" w:rsidR="00350C78" w:rsidRDefault="00350C78" w:rsidP="00350C78">
      <w:pPr>
        <w:tabs>
          <w:tab w:val="left" w:leader="dot" w:pos="9072"/>
        </w:tabs>
        <w:spacing w:after="160" w:line="259" w:lineRule="auto"/>
        <w:rPr>
          <w:sz w:val="26"/>
          <w:szCs w:val="26"/>
        </w:rPr>
      </w:pPr>
      <w:r>
        <w:rPr>
          <w:sz w:val="26"/>
          <w:szCs w:val="26"/>
        </w:rPr>
        <w:tab/>
      </w:r>
    </w:p>
    <w:p w14:paraId="2AC4EA1C" w14:textId="77777777" w:rsidR="00350C78" w:rsidRDefault="00350C78" w:rsidP="00350C78">
      <w:pPr>
        <w:tabs>
          <w:tab w:val="left" w:leader="dot" w:pos="9072"/>
        </w:tabs>
        <w:spacing w:after="160" w:line="259" w:lineRule="auto"/>
        <w:rPr>
          <w:sz w:val="26"/>
          <w:szCs w:val="26"/>
        </w:rPr>
      </w:pPr>
      <w:r>
        <w:rPr>
          <w:sz w:val="26"/>
          <w:szCs w:val="26"/>
        </w:rPr>
        <w:tab/>
      </w:r>
    </w:p>
    <w:p w14:paraId="5F55F702" w14:textId="77777777" w:rsidR="00350C78" w:rsidRDefault="00350C78" w:rsidP="00350C78">
      <w:pPr>
        <w:tabs>
          <w:tab w:val="left" w:leader="dot" w:pos="9072"/>
        </w:tabs>
        <w:spacing w:after="160" w:line="259" w:lineRule="auto"/>
        <w:rPr>
          <w:sz w:val="26"/>
          <w:szCs w:val="26"/>
        </w:rPr>
      </w:pPr>
      <w:r>
        <w:rPr>
          <w:sz w:val="26"/>
          <w:szCs w:val="26"/>
        </w:rPr>
        <w:tab/>
      </w:r>
    </w:p>
    <w:p w14:paraId="7FF1E276" w14:textId="77777777" w:rsidR="00350C78" w:rsidRDefault="00350C78" w:rsidP="00350C78">
      <w:pPr>
        <w:tabs>
          <w:tab w:val="left" w:leader="dot" w:pos="9072"/>
        </w:tabs>
        <w:spacing w:after="160" w:line="259" w:lineRule="auto"/>
        <w:rPr>
          <w:sz w:val="26"/>
          <w:szCs w:val="26"/>
        </w:rPr>
      </w:pPr>
      <w:r>
        <w:rPr>
          <w:sz w:val="26"/>
          <w:szCs w:val="26"/>
        </w:rPr>
        <w:tab/>
      </w:r>
    </w:p>
    <w:p w14:paraId="7D89C7CB" w14:textId="77777777" w:rsidR="00350C78" w:rsidRDefault="00350C78" w:rsidP="00350C78">
      <w:pPr>
        <w:tabs>
          <w:tab w:val="left" w:leader="dot" w:pos="9072"/>
        </w:tabs>
        <w:spacing w:after="160" w:line="259" w:lineRule="auto"/>
        <w:rPr>
          <w:sz w:val="26"/>
          <w:szCs w:val="26"/>
        </w:rPr>
      </w:pPr>
      <w:r>
        <w:rPr>
          <w:sz w:val="26"/>
          <w:szCs w:val="26"/>
        </w:rPr>
        <w:tab/>
      </w:r>
    </w:p>
    <w:p w14:paraId="29C2AB69" w14:textId="77777777" w:rsidR="00350C78" w:rsidRDefault="00350C78" w:rsidP="00350C78">
      <w:pPr>
        <w:tabs>
          <w:tab w:val="left" w:leader="dot" w:pos="9072"/>
        </w:tabs>
        <w:spacing w:after="160" w:line="259" w:lineRule="auto"/>
        <w:rPr>
          <w:sz w:val="26"/>
          <w:szCs w:val="26"/>
        </w:rPr>
      </w:pPr>
      <w:r>
        <w:rPr>
          <w:sz w:val="26"/>
          <w:szCs w:val="26"/>
        </w:rPr>
        <w:tab/>
      </w:r>
    </w:p>
    <w:p w14:paraId="2C36ADF1" w14:textId="77777777" w:rsidR="00350C78" w:rsidRDefault="00350C78" w:rsidP="00350C78">
      <w:pPr>
        <w:tabs>
          <w:tab w:val="left" w:leader="dot" w:pos="9072"/>
        </w:tabs>
        <w:spacing w:after="160" w:line="259" w:lineRule="auto"/>
        <w:rPr>
          <w:sz w:val="26"/>
          <w:szCs w:val="26"/>
        </w:rPr>
      </w:pPr>
      <w:r>
        <w:rPr>
          <w:sz w:val="26"/>
          <w:szCs w:val="26"/>
        </w:rPr>
        <w:tab/>
      </w:r>
    </w:p>
    <w:p w14:paraId="48BBC560" w14:textId="77777777" w:rsidR="00350C78" w:rsidRDefault="00350C78" w:rsidP="00350C78">
      <w:pPr>
        <w:tabs>
          <w:tab w:val="left" w:leader="dot" w:pos="9072"/>
        </w:tabs>
        <w:spacing w:after="160" w:line="259" w:lineRule="auto"/>
        <w:rPr>
          <w:sz w:val="26"/>
          <w:szCs w:val="26"/>
        </w:rPr>
      </w:pPr>
      <w:r>
        <w:rPr>
          <w:sz w:val="26"/>
          <w:szCs w:val="26"/>
        </w:rPr>
        <w:tab/>
      </w:r>
    </w:p>
    <w:p w14:paraId="668FD102" w14:textId="77777777" w:rsidR="00350C78" w:rsidRDefault="00350C78" w:rsidP="00350C78">
      <w:pPr>
        <w:tabs>
          <w:tab w:val="left" w:leader="dot" w:pos="9072"/>
        </w:tabs>
        <w:spacing w:after="160" w:line="259" w:lineRule="auto"/>
        <w:rPr>
          <w:sz w:val="26"/>
          <w:szCs w:val="26"/>
        </w:rPr>
      </w:pPr>
      <w:r>
        <w:rPr>
          <w:sz w:val="26"/>
          <w:szCs w:val="26"/>
        </w:rPr>
        <w:tab/>
      </w:r>
    </w:p>
    <w:p w14:paraId="36523176" w14:textId="77777777" w:rsidR="00350C78" w:rsidRDefault="00350C78" w:rsidP="00350C78">
      <w:pPr>
        <w:tabs>
          <w:tab w:val="left" w:leader="dot" w:pos="9072"/>
        </w:tabs>
        <w:spacing w:after="160" w:line="259" w:lineRule="auto"/>
        <w:rPr>
          <w:sz w:val="26"/>
          <w:szCs w:val="26"/>
        </w:rPr>
      </w:pPr>
      <w:r>
        <w:rPr>
          <w:sz w:val="26"/>
          <w:szCs w:val="26"/>
        </w:rPr>
        <w:tab/>
      </w:r>
    </w:p>
    <w:p w14:paraId="0A405FC0" w14:textId="77777777" w:rsidR="00350C78" w:rsidRDefault="00350C78" w:rsidP="00350C78">
      <w:pPr>
        <w:tabs>
          <w:tab w:val="left" w:leader="dot" w:pos="9072"/>
        </w:tabs>
        <w:spacing w:after="160" w:line="259" w:lineRule="auto"/>
        <w:rPr>
          <w:sz w:val="26"/>
          <w:szCs w:val="26"/>
        </w:rPr>
      </w:pPr>
      <w:r>
        <w:rPr>
          <w:sz w:val="26"/>
          <w:szCs w:val="26"/>
        </w:rPr>
        <w:tab/>
      </w:r>
    </w:p>
    <w:p w14:paraId="62A60118" w14:textId="77777777" w:rsidR="00350C78" w:rsidRDefault="00350C78" w:rsidP="00350C78">
      <w:pPr>
        <w:tabs>
          <w:tab w:val="left" w:leader="dot" w:pos="9072"/>
        </w:tabs>
        <w:spacing w:after="160" w:line="259" w:lineRule="auto"/>
        <w:rPr>
          <w:sz w:val="26"/>
          <w:szCs w:val="26"/>
        </w:rPr>
      </w:pPr>
      <w:r>
        <w:rPr>
          <w:sz w:val="26"/>
          <w:szCs w:val="26"/>
        </w:rPr>
        <w:tab/>
      </w:r>
    </w:p>
    <w:p w14:paraId="1584E657" w14:textId="77777777" w:rsidR="00350C78" w:rsidRDefault="00350C78" w:rsidP="00350C78">
      <w:pPr>
        <w:tabs>
          <w:tab w:val="left" w:leader="dot" w:pos="9072"/>
        </w:tabs>
        <w:spacing w:after="160" w:line="259" w:lineRule="auto"/>
        <w:rPr>
          <w:sz w:val="26"/>
          <w:szCs w:val="26"/>
        </w:rPr>
      </w:pPr>
      <w:r>
        <w:rPr>
          <w:sz w:val="26"/>
          <w:szCs w:val="26"/>
        </w:rPr>
        <w:tab/>
      </w:r>
    </w:p>
    <w:p w14:paraId="26854B4F" w14:textId="77777777" w:rsidR="00350C78" w:rsidRDefault="00350C78" w:rsidP="00350C78">
      <w:pPr>
        <w:tabs>
          <w:tab w:val="left" w:leader="dot" w:pos="9072"/>
        </w:tabs>
        <w:spacing w:after="160" w:line="259" w:lineRule="auto"/>
        <w:rPr>
          <w:sz w:val="26"/>
          <w:szCs w:val="26"/>
        </w:rPr>
      </w:pPr>
      <w:r>
        <w:rPr>
          <w:sz w:val="26"/>
          <w:szCs w:val="26"/>
        </w:rPr>
        <w:tab/>
      </w:r>
    </w:p>
    <w:p w14:paraId="62A6D5E9" w14:textId="77777777" w:rsidR="00350C78" w:rsidRDefault="00350C78" w:rsidP="00350C78">
      <w:pPr>
        <w:tabs>
          <w:tab w:val="left" w:leader="dot" w:pos="9072"/>
        </w:tabs>
        <w:spacing w:after="160" w:line="259" w:lineRule="auto"/>
        <w:rPr>
          <w:sz w:val="26"/>
          <w:szCs w:val="26"/>
        </w:rPr>
      </w:pPr>
      <w:r>
        <w:rPr>
          <w:sz w:val="26"/>
          <w:szCs w:val="26"/>
        </w:rPr>
        <w:tab/>
      </w:r>
    </w:p>
    <w:p w14:paraId="35693F09" w14:textId="77777777" w:rsidR="00350C78" w:rsidRDefault="00350C78" w:rsidP="00350C78">
      <w:pPr>
        <w:tabs>
          <w:tab w:val="left" w:leader="dot" w:pos="9072"/>
        </w:tabs>
        <w:spacing w:after="160" w:line="259" w:lineRule="auto"/>
        <w:rPr>
          <w:sz w:val="26"/>
          <w:szCs w:val="26"/>
        </w:rPr>
      </w:pPr>
      <w:r>
        <w:rPr>
          <w:sz w:val="26"/>
          <w:szCs w:val="26"/>
        </w:rPr>
        <w:tab/>
      </w:r>
    </w:p>
    <w:p w14:paraId="21A40B9F" w14:textId="77777777" w:rsidR="00350C78" w:rsidRDefault="00350C78" w:rsidP="00350C78">
      <w:pPr>
        <w:tabs>
          <w:tab w:val="left" w:leader="dot" w:pos="9072"/>
        </w:tabs>
        <w:spacing w:after="160" w:line="259" w:lineRule="auto"/>
        <w:rPr>
          <w:sz w:val="26"/>
          <w:szCs w:val="26"/>
        </w:rPr>
      </w:pPr>
      <w:r>
        <w:rPr>
          <w:sz w:val="26"/>
          <w:szCs w:val="26"/>
        </w:rPr>
        <w:tab/>
      </w:r>
    </w:p>
    <w:p w14:paraId="2D5E93F3" w14:textId="77777777" w:rsidR="00350C78" w:rsidRDefault="00350C78" w:rsidP="00350C78">
      <w:pPr>
        <w:tabs>
          <w:tab w:val="left" w:leader="dot" w:pos="9072"/>
        </w:tabs>
        <w:spacing w:after="160" w:line="259" w:lineRule="auto"/>
        <w:rPr>
          <w:sz w:val="26"/>
          <w:szCs w:val="26"/>
        </w:rPr>
      </w:pPr>
      <w:r>
        <w:rPr>
          <w:sz w:val="26"/>
          <w:szCs w:val="26"/>
        </w:rPr>
        <w:tab/>
      </w:r>
    </w:p>
    <w:p w14:paraId="205EAC2B" w14:textId="77777777" w:rsidR="00350C78" w:rsidRDefault="00350C78" w:rsidP="00350C78">
      <w:pPr>
        <w:tabs>
          <w:tab w:val="left" w:leader="dot" w:pos="9072"/>
        </w:tabs>
        <w:spacing w:after="160" w:line="259" w:lineRule="auto"/>
        <w:rPr>
          <w:sz w:val="26"/>
          <w:szCs w:val="26"/>
        </w:rPr>
      </w:pPr>
      <w:r>
        <w:rPr>
          <w:sz w:val="26"/>
          <w:szCs w:val="26"/>
        </w:rPr>
        <w:tab/>
      </w:r>
    </w:p>
    <w:p w14:paraId="6AFFADC2" w14:textId="77777777" w:rsidR="00350C78" w:rsidRDefault="00350C78" w:rsidP="00350C78">
      <w:pPr>
        <w:tabs>
          <w:tab w:val="left" w:leader="dot" w:pos="9072"/>
        </w:tabs>
        <w:spacing w:after="160" w:line="259" w:lineRule="auto"/>
        <w:rPr>
          <w:sz w:val="26"/>
          <w:szCs w:val="26"/>
        </w:rPr>
      </w:pPr>
      <w:r>
        <w:rPr>
          <w:sz w:val="26"/>
          <w:szCs w:val="26"/>
        </w:rPr>
        <w:tab/>
      </w:r>
    </w:p>
    <w:p w14:paraId="6DB9D7E5" w14:textId="77777777" w:rsidR="00350C78" w:rsidRDefault="00350C78" w:rsidP="00350C78">
      <w:pPr>
        <w:tabs>
          <w:tab w:val="left" w:leader="dot" w:pos="9072"/>
        </w:tabs>
        <w:spacing w:after="160" w:line="259" w:lineRule="auto"/>
        <w:rPr>
          <w:sz w:val="26"/>
          <w:szCs w:val="26"/>
        </w:rPr>
      </w:pPr>
      <w:r>
        <w:rPr>
          <w:sz w:val="26"/>
          <w:szCs w:val="26"/>
        </w:rPr>
        <w:tab/>
      </w:r>
    </w:p>
    <w:p w14:paraId="0D9C661A" w14:textId="77777777" w:rsidR="00350C78" w:rsidRDefault="00350C78" w:rsidP="00350C78">
      <w:pPr>
        <w:tabs>
          <w:tab w:val="left" w:leader="dot" w:pos="9072"/>
        </w:tabs>
        <w:spacing w:after="160" w:line="259" w:lineRule="auto"/>
        <w:rPr>
          <w:sz w:val="26"/>
          <w:szCs w:val="26"/>
        </w:rPr>
      </w:pPr>
      <w:r>
        <w:rPr>
          <w:sz w:val="26"/>
          <w:szCs w:val="26"/>
        </w:rPr>
        <w:tab/>
      </w:r>
    </w:p>
    <w:p w14:paraId="4405BB4D" w14:textId="77777777" w:rsidR="00350C78" w:rsidRDefault="00350C78" w:rsidP="00350C78">
      <w:pPr>
        <w:tabs>
          <w:tab w:val="left" w:leader="dot" w:pos="9072"/>
        </w:tabs>
        <w:spacing w:after="160" w:line="259" w:lineRule="auto"/>
        <w:rPr>
          <w:sz w:val="26"/>
          <w:szCs w:val="26"/>
        </w:rPr>
      </w:pPr>
      <w:r>
        <w:rPr>
          <w:sz w:val="26"/>
          <w:szCs w:val="26"/>
        </w:rPr>
        <w:tab/>
      </w:r>
    </w:p>
    <w:p w14:paraId="2AEF5A3B" w14:textId="77777777" w:rsidR="00350C78" w:rsidRDefault="00350C78" w:rsidP="00350C78">
      <w:pPr>
        <w:tabs>
          <w:tab w:val="left" w:leader="dot" w:pos="9072"/>
        </w:tabs>
        <w:spacing w:after="160" w:line="259" w:lineRule="auto"/>
        <w:rPr>
          <w:sz w:val="26"/>
          <w:szCs w:val="26"/>
        </w:rPr>
      </w:pPr>
      <w:r>
        <w:rPr>
          <w:sz w:val="26"/>
          <w:szCs w:val="26"/>
        </w:rPr>
        <w:tab/>
      </w:r>
    </w:p>
    <w:p w14:paraId="3B655A6F" w14:textId="77777777" w:rsidR="00350C78" w:rsidRDefault="00350C78" w:rsidP="00350C78">
      <w:pPr>
        <w:tabs>
          <w:tab w:val="left" w:leader="dot" w:pos="9072"/>
        </w:tabs>
        <w:spacing w:after="160" w:line="259" w:lineRule="auto"/>
        <w:rPr>
          <w:sz w:val="26"/>
          <w:szCs w:val="26"/>
        </w:rPr>
      </w:pPr>
      <w:r>
        <w:rPr>
          <w:sz w:val="26"/>
          <w:szCs w:val="26"/>
        </w:rPr>
        <w:tab/>
      </w:r>
    </w:p>
    <w:p w14:paraId="3A4B155D" w14:textId="77777777" w:rsidR="00350C78" w:rsidRDefault="00350C78" w:rsidP="00350C78">
      <w:pPr>
        <w:tabs>
          <w:tab w:val="left" w:leader="dot" w:pos="9072"/>
        </w:tabs>
        <w:spacing w:after="160" w:line="259" w:lineRule="auto"/>
        <w:rPr>
          <w:sz w:val="26"/>
          <w:szCs w:val="26"/>
        </w:rPr>
      </w:pPr>
      <w:r>
        <w:rPr>
          <w:sz w:val="26"/>
          <w:szCs w:val="26"/>
        </w:rPr>
        <w:tab/>
      </w:r>
    </w:p>
    <w:p w14:paraId="6D7F5DBC" w14:textId="608EDF19" w:rsidR="00350C78" w:rsidRDefault="00350C78" w:rsidP="00350C78">
      <w:pPr>
        <w:tabs>
          <w:tab w:val="left" w:leader="dot" w:pos="9072"/>
        </w:tabs>
        <w:spacing w:after="160" w:line="259" w:lineRule="auto"/>
        <w:rPr>
          <w:sz w:val="26"/>
          <w:szCs w:val="26"/>
        </w:rPr>
      </w:pPr>
      <w:r>
        <w:rPr>
          <w:sz w:val="26"/>
          <w:szCs w:val="26"/>
        </w:rPr>
        <w:tab/>
      </w:r>
    </w:p>
    <w:p w14:paraId="653955C3" w14:textId="2ED4D780" w:rsidR="0038602B" w:rsidRPr="009846F0" w:rsidRDefault="009846F0" w:rsidP="009846F0">
      <w:pPr>
        <w:pStyle w:val="Heading1"/>
        <w:ind w:left="1080" w:hanging="1080"/>
      </w:pPr>
      <w:bookmarkStart w:id="0" w:name="_Toc162039214"/>
      <w:r>
        <w:t xml:space="preserve">1.1 </w:t>
      </w:r>
      <w:proofErr w:type="spellStart"/>
      <w:r>
        <w:t>Levene</w:t>
      </w:r>
      <w:proofErr w:type="spellEnd"/>
      <w:r>
        <w:t xml:space="preserve"> Test for Equality of Variance</w:t>
      </w:r>
      <w:bookmarkEnd w:id="0"/>
    </w:p>
    <w:p w14:paraId="72671A4B" w14:textId="77777777" w:rsidR="0038602B" w:rsidRDefault="0038602B" w:rsidP="00671D1A">
      <w:pPr>
        <w:rPr>
          <w:sz w:val="26"/>
          <w:szCs w:val="26"/>
        </w:rPr>
      </w:pPr>
    </w:p>
    <w:p w14:paraId="4EABE32C" w14:textId="10CEC202" w:rsidR="00671D1A" w:rsidRPr="00CA39BD" w:rsidRDefault="00671D1A" w:rsidP="00671D1A">
      <w:pPr>
        <w:rPr>
          <w:sz w:val="26"/>
          <w:szCs w:val="26"/>
        </w:rPr>
      </w:pPr>
      <w:r w:rsidRPr="00CA39BD">
        <w:rPr>
          <w:sz w:val="26"/>
          <w:szCs w:val="26"/>
        </w:rPr>
        <w:t>The </w:t>
      </w:r>
      <w:proofErr w:type="spellStart"/>
      <w:r w:rsidRPr="00CA39BD">
        <w:rPr>
          <w:sz w:val="26"/>
          <w:szCs w:val="26"/>
        </w:rPr>
        <w:t>Levene</w:t>
      </w:r>
      <w:proofErr w:type="spellEnd"/>
      <w:r w:rsidRPr="00CA39BD">
        <w:rPr>
          <w:sz w:val="26"/>
          <w:szCs w:val="26"/>
        </w:rPr>
        <w:t xml:space="preserve"> Test for Equality of Variances is a statistical test used to check if the variances are equal for all samples when your data comes from a non-normal distribution. It’s often used to verify the assumption of equal variances before running a test like One-Way ANOVA.</w:t>
      </w:r>
    </w:p>
    <w:p w14:paraId="3336E108" w14:textId="77777777" w:rsidR="00671D1A" w:rsidRPr="00CA39BD" w:rsidRDefault="00671D1A" w:rsidP="00671D1A">
      <w:pPr>
        <w:rPr>
          <w:sz w:val="26"/>
          <w:szCs w:val="26"/>
        </w:rPr>
      </w:pPr>
      <w:r w:rsidRPr="00CA39BD">
        <w:rPr>
          <w:sz w:val="26"/>
          <w:szCs w:val="26"/>
        </w:rPr>
        <w:t xml:space="preserve">The null hypothesis for </w:t>
      </w:r>
      <w:proofErr w:type="spellStart"/>
      <w:r w:rsidRPr="00CA39BD">
        <w:rPr>
          <w:sz w:val="26"/>
          <w:szCs w:val="26"/>
        </w:rPr>
        <w:t>Levene’s</w:t>
      </w:r>
      <w:proofErr w:type="spellEnd"/>
      <w:r w:rsidRPr="00CA39BD">
        <w:rPr>
          <w:sz w:val="26"/>
          <w:szCs w:val="26"/>
        </w:rPr>
        <w:t xml:space="preserve"> test is that the variances are equal across all samples. In more formal terms, that’s written as</w:t>
      </w:r>
    </w:p>
    <w:p w14:paraId="245DB396" w14:textId="49D288F9" w:rsidR="00484EEC" w:rsidRPr="00C05D45" w:rsidRDefault="00463CAD" w:rsidP="00E97339">
      <w:pPr>
        <w:pStyle w:val="ListParagraph"/>
        <w:numPr>
          <w:ilvl w:val="0"/>
          <w:numId w:val="5"/>
        </w:numPr>
        <w:rPr>
          <w:rFonts w:ascii="Times New Roman" w:hAnsi="Times New Roman" w:cs="Times New Roman"/>
          <w:sz w:val="26"/>
          <w:szCs w:val="26"/>
        </w:rPr>
      </w:pPr>
      <w:r w:rsidRPr="007E36F3">
        <w:rPr>
          <w:rFonts w:ascii="Times New Roman" w:hAnsi="Times New Roman" w:cs="Times New Roman"/>
          <w:color w:val="111111"/>
          <w:sz w:val="26"/>
          <w:szCs w:val="26"/>
          <w:shd w:val="clear" w:color="auto" w:fill="FFFFFF"/>
        </w:rPr>
        <w:t>The null hypothesis</w:t>
      </w:r>
      <w:r w:rsidRPr="007E36F3">
        <w:rPr>
          <w:rFonts w:ascii="Times New Roman" w:hAnsi="Times New Roman" w:cs="Times New Roman"/>
          <w:color w:val="111111"/>
          <w:sz w:val="26"/>
          <w:szCs w:val="26"/>
          <w:shd w:val="clear" w:color="auto" w:fill="FFFFFF"/>
        </w:rPr>
        <w:t xml:space="preserve"> (</w:t>
      </w:r>
      <m:oMath>
        <m:sSub>
          <m:sSubPr>
            <m:ctrlPr>
              <w:rPr>
                <w:rFonts w:ascii="Cambria Math" w:hAnsi="Cambria Math" w:cs="Times New Roman"/>
                <w:i/>
                <w:color w:val="111111"/>
                <w:sz w:val="26"/>
                <w:szCs w:val="26"/>
                <w:shd w:val="clear" w:color="auto" w:fill="FFFFFF"/>
              </w:rPr>
            </m:ctrlPr>
          </m:sSubPr>
          <m:e>
            <m:r>
              <w:rPr>
                <w:rFonts w:ascii="Cambria Math" w:hAnsi="Cambria Math" w:cs="Times New Roman"/>
                <w:color w:val="111111"/>
                <w:sz w:val="26"/>
                <w:szCs w:val="26"/>
                <w:shd w:val="clear" w:color="auto" w:fill="FFFFFF"/>
              </w:rPr>
              <m:t>H</m:t>
            </m:r>
          </m:e>
          <m:sub>
            <m:r>
              <w:rPr>
                <w:rFonts w:ascii="Cambria Math" w:hAnsi="Cambria Math" w:cs="Times New Roman"/>
                <w:color w:val="111111"/>
                <w:sz w:val="26"/>
                <w:szCs w:val="26"/>
                <w:shd w:val="clear" w:color="auto" w:fill="FFFFFF"/>
              </w:rPr>
              <m:t>0</m:t>
            </m:r>
          </m:sub>
        </m:sSub>
      </m:oMath>
      <w:r w:rsidRPr="007E36F3">
        <w:rPr>
          <w:rFonts w:ascii="Times New Roman" w:hAnsi="Times New Roman" w:cs="Times New Roman"/>
          <w:color w:val="111111"/>
          <w:sz w:val="26"/>
          <w:szCs w:val="26"/>
          <w:shd w:val="clear" w:color="auto" w:fill="FFFFFF"/>
        </w:rPr>
        <w:t>)</w:t>
      </w:r>
      <w:r w:rsidRPr="007E36F3">
        <w:rPr>
          <w:rFonts w:ascii="Times New Roman" w:hAnsi="Times New Roman" w:cs="Times New Roman"/>
          <w:color w:val="111111"/>
          <w:sz w:val="26"/>
          <w:szCs w:val="26"/>
          <w:shd w:val="clear" w:color="auto" w:fill="FFFFFF"/>
        </w:rPr>
        <w:t xml:space="preserve"> for </w:t>
      </w:r>
      <w:proofErr w:type="spellStart"/>
      <w:r w:rsidRPr="007E36F3">
        <w:rPr>
          <w:rFonts w:ascii="Times New Roman" w:hAnsi="Times New Roman" w:cs="Times New Roman"/>
          <w:color w:val="111111"/>
          <w:sz w:val="26"/>
          <w:szCs w:val="26"/>
          <w:shd w:val="clear" w:color="auto" w:fill="FFFFFF"/>
        </w:rPr>
        <w:t>Levene’s</w:t>
      </w:r>
      <w:proofErr w:type="spellEnd"/>
      <w:r w:rsidRPr="007E36F3">
        <w:rPr>
          <w:rFonts w:ascii="Times New Roman" w:hAnsi="Times New Roman" w:cs="Times New Roman"/>
          <w:color w:val="111111"/>
          <w:sz w:val="26"/>
          <w:szCs w:val="26"/>
          <w:shd w:val="clear" w:color="auto" w:fill="FFFFFF"/>
        </w:rPr>
        <w:t xml:space="preserve"> test is that the variances are equal across all samples.</w:t>
      </w:r>
    </w:p>
    <w:p w14:paraId="61051206" w14:textId="7780246F" w:rsidR="004D231E" w:rsidRPr="006531D7" w:rsidRDefault="007E36F3" w:rsidP="00E97339">
      <w:pPr>
        <w:pStyle w:val="ListParagraph"/>
        <w:numPr>
          <w:ilvl w:val="0"/>
          <w:numId w:val="5"/>
        </w:numPr>
        <w:rPr>
          <w:rFonts w:ascii="Times New Roman" w:hAnsi="Times New Roman" w:cs="Times New Roman"/>
          <w:sz w:val="26"/>
          <w:szCs w:val="26"/>
        </w:rPr>
      </w:pPr>
      <w:r w:rsidRPr="007E36F3">
        <w:rPr>
          <w:rFonts w:ascii="Times New Roman" w:hAnsi="Times New Roman" w:cs="Times New Roman"/>
          <w:color w:val="111111"/>
          <w:sz w:val="26"/>
          <w:szCs w:val="26"/>
          <w:shd w:val="clear" w:color="auto" w:fill="FFFFFF"/>
        </w:rPr>
        <w:t>The alternate hypothesis (</w:t>
      </w:r>
      <m:oMath>
        <m:sSub>
          <m:sSubPr>
            <m:ctrlPr>
              <w:rPr>
                <w:rFonts w:ascii="Cambria Math" w:hAnsi="Cambria Math" w:cs="Times New Roman"/>
                <w:i/>
                <w:color w:val="111111"/>
                <w:sz w:val="26"/>
                <w:szCs w:val="26"/>
                <w:shd w:val="clear" w:color="auto" w:fill="FFFFFF"/>
              </w:rPr>
            </m:ctrlPr>
          </m:sSubPr>
          <m:e>
            <m:r>
              <w:rPr>
                <w:rFonts w:ascii="Cambria Math" w:hAnsi="Cambria Math" w:cs="Times New Roman"/>
                <w:color w:val="111111"/>
                <w:sz w:val="26"/>
                <w:szCs w:val="26"/>
                <w:shd w:val="clear" w:color="auto" w:fill="FFFFFF"/>
              </w:rPr>
              <m:t>H</m:t>
            </m:r>
          </m:e>
          <m:sub>
            <m:r>
              <w:rPr>
                <w:rFonts w:ascii="Cambria Math" w:hAnsi="Cambria Math" w:cs="Times New Roman"/>
                <w:color w:val="111111"/>
                <w:sz w:val="26"/>
                <w:szCs w:val="26"/>
                <w:shd w:val="clear" w:color="auto" w:fill="FFFFFF"/>
              </w:rPr>
              <m:t>1</m:t>
            </m:r>
          </m:sub>
        </m:sSub>
      </m:oMath>
      <w:r w:rsidRPr="007E36F3">
        <w:rPr>
          <w:rFonts w:ascii="Times New Roman" w:hAnsi="Times New Roman" w:cs="Times New Roman"/>
          <w:color w:val="111111"/>
          <w:sz w:val="26"/>
          <w:szCs w:val="26"/>
          <w:shd w:val="clear" w:color="auto" w:fill="FFFFFF"/>
        </w:rPr>
        <w:t>), is that the variances are not equal for at least one pair</w:t>
      </w:r>
      <w:r w:rsidR="00484EEC">
        <w:rPr>
          <w:rFonts w:ascii="Times New Roman" w:hAnsi="Times New Roman" w:cs="Times New Roman"/>
          <w:color w:val="111111"/>
          <w:sz w:val="26"/>
          <w:szCs w:val="26"/>
          <w:shd w:val="clear" w:color="auto" w:fill="FFFFFF"/>
        </w:rPr>
        <w:t>.</w:t>
      </w:r>
    </w:p>
    <w:p w14:paraId="44157FDC" w14:textId="7D970D9A" w:rsidR="00A96366" w:rsidRDefault="006531D7" w:rsidP="00A96366">
      <w:pPr>
        <w:rPr>
          <w:sz w:val="26"/>
          <w:szCs w:val="26"/>
          <w:shd w:val="clear" w:color="auto" w:fill="FFFFFF"/>
        </w:rPr>
      </w:pPr>
      <w:r w:rsidRPr="006531D7">
        <w:rPr>
          <w:color w:val="111111"/>
          <w:sz w:val="26"/>
          <w:szCs w:val="26"/>
          <w:shd w:val="clear" w:color="auto" w:fill="FFFFFF"/>
        </w:rPr>
        <w:t>The result from the test is reported as a </w:t>
      </w:r>
      <w:r w:rsidRPr="006531D7">
        <w:rPr>
          <w:rStyle w:val="Strong"/>
          <w:color w:val="111111"/>
          <w:sz w:val="26"/>
          <w:szCs w:val="26"/>
          <w:shd w:val="clear" w:color="auto" w:fill="FFFFFF"/>
        </w:rPr>
        <w:t>p-value</w:t>
      </w:r>
      <w:r w:rsidRPr="006531D7">
        <w:rPr>
          <w:color w:val="111111"/>
          <w:sz w:val="26"/>
          <w:szCs w:val="26"/>
          <w:shd w:val="clear" w:color="auto" w:fill="FFFFFF"/>
        </w:rPr>
        <w:t>, which you can compare to your alpha level for the test. </w:t>
      </w:r>
      <w:r w:rsidRPr="006531D7">
        <w:rPr>
          <w:sz w:val="26"/>
          <w:szCs w:val="26"/>
          <w:shd w:val="clear" w:color="auto" w:fill="FFFFFF"/>
        </w:rPr>
        <w:t xml:space="preserve">If the p-value is larger than the </w:t>
      </w:r>
      <w:r w:rsidRPr="001F0582">
        <w:rPr>
          <w:i/>
          <w:iCs/>
          <w:sz w:val="26"/>
          <w:szCs w:val="26"/>
          <w:shd w:val="clear" w:color="auto" w:fill="FFFFFF"/>
        </w:rPr>
        <w:t>alpha level</w:t>
      </w:r>
      <w:r w:rsidRPr="006531D7">
        <w:rPr>
          <w:sz w:val="26"/>
          <w:szCs w:val="26"/>
          <w:shd w:val="clear" w:color="auto" w:fill="FFFFFF"/>
        </w:rPr>
        <w:t xml:space="preserve">, then you can say that the null hypothesis stands — that the variances are equal; if the p-value is smaller than the </w:t>
      </w:r>
      <w:r w:rsidRPr="001F0582">
        <w:rPr>
          <w:i/>
          <w:iCs/>
          <w:sz w:val="26"/>
          <w:szCs w:val="26"/>
          <w:shd w:val="clear" w:color="auto" w:fill="FFFFFF"/>
        </w:rPr>
        <w:t>alpha level</w:t>
      </w:r>
      <w:r w:rsidRPr="006531D7">
        <w:rPr>
          <w:sz w:val="26"/>
          <w:szCs w:val="26"/>
          <w:shd w:val="clear" w:color="auto" w:fill="FFFFFF"/>
        </w:rPr>
        <w:t>, then the implication is that the variances are unequal</w:t>
      </w:r>
      <w:r w:rsidR="00D87287">
        <w:rPr>
          <w:sz w:val="26"/>
          <w:szCs w:val="26"/>
          <w:shd w:val="clear" w:color="auto" w:fill="FFFFFF"/>
        </w:rPr>
        <w:t>.</w:t>
      </w:r>
    </w:p>
    <w:p w14:paraId="3067571B" w14:textId="6E5BA3CC" w:rsidR="00A96366" w:rsidRDefault="00832295" w:rsidP="003E4F25">
      <w:pPr>
        <w:rPr>
          <w:color w:val="111111"/>
          <w:sz w:val="26"/>
          <w:szCs w:val="26"/>
          <w:shd w:val="clear" w:color="auto" w:fill="FFFFFF"/>
        </w:rPr>
      </w:pPr>
      <w:r w:rsidRPr="00EF0A8A">
        <w:rPr>
          <w:i/>
          <w:iCs/>
          <w:sz w:val="26"/>
          <w:szCs w:val="26"/>
        </w:rPr>
        <w:t>alpha level</w:t>
      </w:r>
      <w:r w:rsidR="00EF0A8A">
        <w:rPr>
          <w:sz w:val="26"/>
          <w:szCs w:val="26"/>
        </w:rPr>
        <w:t>:</w:t>
      </w:r>
      <w:r w:rsidRPr="003E4F25">
        <w:rPr>
          <w:sz w:val="26"/>
          <w:szCs w:val="26"/>
        </w:rPr>
        <w:t xml:space="preserve"> also known as the significance level, is a threshold set by the researcher before conducting a statistical test</w:t>
      </w:r>
      <w:r w:rsidR="003E4F25" w:rsidRPr="003E4F25">
        <w:rPr>
          <w:sz w:val="26"/>
          <w:szCs w:val="26"/>
        </w:rPr>
        <w:t xml:space="preserve">. </w:t>
      </w:r>
      <w:r w:rsidR="003E4F25" w:rsidRPr="003E4F25">
        <w:rPr>
          <w:sz w:val="26"/>
          <w:szCs w:val="26"/>
        </w:rPr>
        <w:t xml:space="preserve">The </w:t>
      </w:r>
      <w:r w:rsidR="00385780" w:rsidRPr="003E4F25">
        <w:rPr>
          <w:sz w:val="26"/>
          <w:szCs w:val="26"/>
        </w:rPr>
        <w:t>most used</w:t>
      </w:r>
      <w:r w:rsidR="003E4F25" w:rsidRPr="003E4F25">
        <w:rPr>
          <w:sz w:val="26"/>
          <w:szCs w:val="26"/>
        </w:rPr>
        <w:t xml:space="preserve"> alpha level is 0.05 or 5%. This means that there is a 5% chance of rejecting the null hypothesis when it is true</w:t>
      </w:r>
      <w:r w:rsidR="00604BFD">
        <w:rPr>
          <w:sz w:val="26"/>
          <w:szCs w:val="26"/>
        </w:rPr>
        <w:t>.</w:t>
      </w:r>
      <w:r w:rsidR="00297B23">
        <w:rPr>
          <w:sz w:val="26"/>
          <w:szCs w:val="26"/>
        </w:rPr>
        <w:t xml:space="preserve"> In other word</w:t>
      </w:r>
      <w:r w:rsidR="00297B23" w:rsidRPr="004B0AB3">
        <w:rPr>
          <w:sz w:val="26"/>
          <w:szCs w:val="26"/>
        </w:rPr>
        <w:t xml:space="preserve">, </w:t>
      </w:r>
      <w:r w:rsidR="004B0AB3" w:rsidRPr="004B0AB3">
        <w:rPr>
          <w:color w:val="111111"/>
          <w:sz w:val="26"/>
          <w:szCs w:val="26"/>
          <w:shd w:val="clear" w:color="auto" w:fill="FFFFFF"/>
        </w:rPr>
        <w:t>its value is determined based on the level of risk the researcher is willing to accept.</w:t>
      </w:r>
    </w:p>
    <w:p w14:paraId="1B3E71EA" w14:textId="795E4FF3" w:rsidR="004B0AB3" w:rsidRDefault="00B346B2" w:rsidP="003E4F25">
      <w:pPr>
        <w:rPr>
          <w:color w:val="111111"/>
          <w:sz w:val="26"/>
          <w:szCs w:val="26"/>
          <w:shd w:val="clear" w:color="auto" w:fill="FFFFFF"/>
        </w:rPr>
      </w:pPr>
      <w:r>
        <w:rPr>
          <w:color w:val="111111"/>
          <w:sz w:val="26"/>
          <w:szCs w:val="26"/>
          <w:shd w:val="clear" w:color="auto" w:fill="FFFFFF"/>
        </w:rPr>
        <w:t xml:space="preserve">For </w:t>
      </w:r>
      <w:r w:rsidR="00545015">
        <w:rPr>
          <w:color w:val="111111"/>
          <w:sz w:val="26"/>
          <w:szCs w:val="26"/>
          <w:shd w:val="clear" w:color="auto" w:fill="FFFFFF"/>
        </w:rPr>
        <w:t>instance</w:t>
      </w:r>
      <w:r>
        <w:rPr>
          <w:color w:val="111111"/>
          <w:sz w:val="26"/>
          <w:szCs w:val="26"/>
          <w:shd w:val="clear" w:color="auto" w:fill="FFFFFF"/>
        </w:rPr>
        <w:t>, the alpha level is 0.05:</w:t>
      </w:r>
    </w:p>
    <w:p w14:paraId="3A6A1A3E" w14:textId="6823374B" w:rsidR="00B346B2" w:rsidRPr="006559A3" w:rsidRDefault="005474C7" w:rsidP="00E97339">
      <w:pPr>
        <w:pStyle w:val="ListParagraph"/>
        <w:numPr>
          <w:ilvl w:val="0"/>
          <w:numId w:val="6"/>
        </w:numPr>
        <w:rPr>
          <w:rFonts w:ascii="Times New Roman" w:hAnsi="Times New Roman" w:cs="Times New Roman"/>
          <w:sz w:val="26"/>
          <w:szCs w:val="26"/>
        </w:rPr>
      </w:pPr>
      <w:r w:rsidRPr="006559A3">
        <w:rPr>
          <w:rFonts w:ascii="Times New Roman" w:hAnsi="Times New Roman" w:cs="Times New Roman"/>
          <w:sz w:val="26"/>
          <w:szCs w:val="26"/>
          <w:shd w:val="clear" w:color="auto" w:fill="FFFFFF"/>
        </w:rPr>
        <w:t>If the p-value</w:t>
      </w:r>
      <w:r w:rsidRPr="006559A3">
        <w:rPr>
          <w:rFonts w:ascii="Times New Roman" w:hAnsi="Times New Roman" w:cs="Times New Roman"/>
          <w:sz w:val="26"/>
          <w:szCs w:val="26"/>
          <w:shd w:val="clear" w:color="auto" w:fill="FFFFFF"/>
        </w:rPr>
        <w:t xml:space="preserve"> </w:t>
      </w:r>
      <m:oMath>
        <m:r>
          <w:rPr>
            <w:rFonts w:ascii="Cambria Math" w:hAnsi="Cambria Math" w:cs="Times New Roman"/>
            <w:sz w:val="26"/>
            <w:szCs w:val="26"/>
            <w:shd w:val="clear" w:color="auto" w:fill="FFFFFF"/>
          </w:rPr>
          <m:t>≥</m:t>
        </m:r>
      </m:oMath>
      <w:r w:rsidRPr="006559A3">
        <w:rPr>
          <w:rFonts w:ascii="Times New Roman" w:hAnsi="Times New Roman" w:cs="Times New Roman"/>
          <w:sz w:val="26"/>
          <w:szCs w:val="26"/>
          <w:shd w:val="clear" w:color="auto" w:fill="FFFFFF"/>
        </w:rPr>
        <w:t xml:space="preserve"> 0.05</w:t>
      </w:r>
      <w:r w:rsidRPr="006559A3">
        <w:rPr>
          <w:rFonts w:ascii="Times New Roman" w:hAnsi="Times New Roman" w:cs="Times New Roman"/>
          <w:sz w:val="26"/>
          <w:szCs w:val="26"/>
          <w:shd w:val="clear" w:color="auto" w:fill="FFFFFF"/>
        </w:rPr>
        <w:t xml:space="preserve">, then you can say that the null hypothesis stands — that the variances are </w:t>
      </w:r>
      <w:r w:rsidRPr="006559A3">
        <w:rPr>
          <w:rFonts w:ascii="Times New Roman" w:hAnsi="Times New Roman" w:cs="Times New Roman"/>
          <w:sz w:val="26"/>
          <w:szCs w:val="26"/>
          <w:shd w:val="clear" w:color="auto" w:fill="FFFFFF"/>
        </w:rPr>
        <w:t>equal.</w:t>
      </w:r>
    </w:p>
    <w:p w14:paraId="0C5875E2" w14:textId="64AA9723" w:rsidR="00555FAF" w:rsidRDefault="00555FAF" w:rsidP="00E97339">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shd w:val="clear" w:color="auto" w:fill="FFFFFF"/>
        </w:rPr>
        <w:t>I</w:t>
      </w:r>
      <w:r w:rsidR="006559A3" w:rsidRPr="006559A3">
        <w:rPr>
          <w:rFonts w:ascii="Times New Roman" w:hAnsi="Times New Roman" w:cs="Times New Roman"/>
          <w:sz w:val="26"/>
          <w:szCs w:val="26"/>
          <w:shd w:val="clear" w:color="auto" w:fill="FFFFFF"/>
        </w:rPr>
        <w:t xml:space="preserve">f the p-value </w:t>
      </w:r>
      <w:r w:rsidR="006559A3">
        <w:rPr>
          <w:rFonts w:ascii="Times New Roman" w:hAnsi="Times New Roman" w:cs="Times New Roman"/>
          <w:sz w:val="26"/>
          <w:szCs w:val="26"/>
          <w:shd w:val="clear" w:color="auto" w:fill="FFFFFF"/>
        </w:rPr>
        <w:t>&lt; 0.05</w:t>
      </w:r>
      <w:r w:rsidR="006559A3" w:rsidRPr="006559A3">
        <w:rPr>
          <w:rFonts w:ascii="Times New Roman" w:hAnsi="Times New Roman" w:cs="Times New Roman"/>
          <w:sz w:val="26"/>
          <w:szCs w:val="26"/>
          <w:shd w:val="clear" w:color="auto" w:fill="FFFFFF"/>
        </w:rPr>
        <w:t>,</w:t>
      </w:r>
      <w:r w:rsidR="005B5341">
        <w:rPr>
          <w:rFonts w:ascii="Times New Roman" w:hAnsi="Times New Roman" w:cs="Times New Roman"/>
          <w:sz w:val="26"/>
          <w:szCs w:val="26"/>
          <w:shd w:val="clear" w:color="auto" w:fill="FFFFFF"/>
        </w:rPr>
        <w:t xml:space="preserve"> </w:t>
      </w:r>
      <w:r w:rsidR="006559A3" w:rsidRPr="006559A3">
        <w:rPr>
          <w:rFonts w:ascii="Times New Roman" w:hAnsi="Times New Roman" w:cs="Times New Roman"/>
          <w:sz w:val="26"/>
          <w:szCs w:val="26"/>
          <w:shd w:val="clear" w:color="auto" w:fill="FFFFFF"/>
        </w:rPr>
        <w:t>then the implication is that the variances are unequal</w:t>
      </w:r>
      <w:r w:rsidR="006559A3" w:rsidRPr="006559A3">
        <w:rPr>
          <w:rFonts w:ascii="Times New Roman" w:hAnsi="Times New Roman" w:cs="Times New Roman"/>
          <w:sz w:val="26"/>
          <w:szCs w:val="26"/>
        </w:rPr>
        <w:t>.</w:t>
      </w:r>
    </w:p>
    <w:p w14:paraId="227E7C77" w14:textId="326006A5" w:rsidR="00555FAF" w:rsidRDefault="00545015" w:rsidP="00555FAF">
      <w:pPr>
        <w:rPr>
          <w:sz w:val="26"/>
          <w:szCs w:val="26"/>
        </w:rPr>
      </w:pPr>
      <w:r>
        <w:rPr>
          <w:sz w:val="26"/>
          <w:szCs w:val="26"/>
        </w:rPr>
        <w:t>P</w:t>
      </w:r>
      <w:r w:rsidRPr="00545015">
        <w:rPr>
          <w:sz w:val="26"/>
          <w:szCs w:val="26"/>
        </w:rPr>
        <w:t>ractical examples</w:t>
      </w:r>
      <w:r>
        <w:rPr>
          <w:sz w:val="26"/>
          <w:szCs w:val="26"/>
        </w:rPr>
        <w:t xml:space="preserve">: </w:t>
      </w:r>
    </w:p>
    <w:p w14:paraId="0915793C" w14:textId="30AC1EDA" w:rsidR="008C7091" w:rsidRPr="008C7091" w:rsidRDefault="008C7091" w:rsidP="008C7091">
      <w:pPr>
        <w:rPr>
          <w:sz w:val="26"/>
          <w:szCs w:val="26"/>
        </w:rPr>
      </w:pPr>
      <w:r w:rsidRPr="008C7091">
        <w:rPr>
          <w:sz w:val="26"/>
          <w:szCs w:val="26"/>
        </w:rPr>
        <w:t xml:space="preserve">Suppose we have three different teaching </w:t>
      </w:r>
      <w:r w:rsidR="004407BF" w:rsidRPr="008C7091">
        <w:rPr>
          <w:sz w:val="26"/>
          <w:szCs w:val="26"/>
        </w:rPr>
        <w:t>methods,</w:t>
      </w:r>
      <w:r w:rsidRPr="008C7091">
        <w:rPr>
          <w:sz w:val="26"/>
          <w:szCs w:val="26"/>
        </w:rPr>
        <w:t xml:space="preserve"> and we want to know if they result in different variances in student scores. We have three groups of students, each taught by a different method, and we measure their final scores. Here are the scores:</w:t>
      </w:r>
    </w:p>
    <w:p w14:paraId="17D8980A" w14:textId="4B2FD551" w:rsidR="008C7091" w:rsidRPr="008C7091" w:rsidRDefault="00F5746D" w:rsidP="008C7091">
      <w:pPr>
        <w:pStyle w:val="ListParagraph"/>
        <w:numPr>
          <w:ilvl w:val="0"/>
          <w:numId w:val="19"/>
        </w:numPr>
        <w:rPr>
          <w:sz w:val="26"/>
          <w:szCs w:val="26"/>
        </w:rPr>
      </w:pPr>
      <w:r>
        <w:rPr>
          <w:sz w:val="26"/>
          <w:szCs w:val="26"/>
        </w:rPr>
        <w:t>Individual learning</w:t>
      </w:r>
      <w:r w:rsidR="008C7091" w:rsidRPr="008C7091">
        <w:rPr>
          <w:sz w:val="26"/>
          <w:szCs w:val="26"/>
        </w:rPr>
        <w:t>: 85, 90, 78, 92, 88</w:t>
      </w:r>
    </w:p>
    <w:p w14:paraId="6B4D75AC" w14:textId="5686BB39" w:rsidR="008C7091" w:rsidRPr="008C7091" w:rsidRDefault="00F5746D" w:rsidP="008C7091">
      <w:pPr>
        <w:pStyle w:val="ListParagraph"/>
        <w:numPr>
          <w:ilvl w:val="0"/>
          <w:numId w:val="19"/>
        </w:numPr>
        <w:rPr>
          <w:sz w:val="26"/>
          <w:szCs w:val="26"/>
        </w:rPr>
      </w:pPr>
      <w:r>
        <w:rPr>
          <w:sz w:val="26"/>
          <w:szCs w:val="26"/>
        </w:rPr>
        <w:t>Group learning</w:t>
      </w:r>
      <w:r w:rsidR="008C7091" w:rsidRPr="008C7091">
        <w:rPr>
          <w:sz w:val="26"/>
          <w:szCs w:val="26"/>
        </w:rPr>
        <w:t xml:space="preserve">: 80, 85, 88, 92, </w:t>
      </w:r>
      <w:proofErr w:type="gramStart"/>
      <w:r w:rsidR="008C7091" w:rsidRPr="008C7091">
        <w:rPr>
          <w:sz w:val="26"/>
          <w:szCs w:val="26"/>
        </w:rPr>
        <w:t>94</w:t>
      </w:r>
      <w:proofErr w:type="gramEnd"/>
    </w:p>
    <w:p w14:paraId="40100E30" w14:textId="4D5A0BBA" w:rsidR="008C7091" w:rsidRPr="00003FD3" w:rsidRDefault="00512608" w:rsidP="008C7091">
      <w:pPr>
        <w:pStyle w:val="ListParagraph"/>
        <w:numPr>
          <w:ilvl w:val="0"/>
          <w:numId w:val="19"/>
        </w:numPr>
        <w:rPr>
          <w:rFonts w:ascii="Times New Roman" w:hAnsi="Times New Roman" w:cs="Times New Roman"/>
          <w:sz w:val="26"/>
          <w:szCs w:val="26"/>
        </w:rPr>
      </w:pPr>
      <w:r>
        <w:rPr>
          <w:sz w:val="26"/>
          <w:szCs w:val="26"/>
        </w:rPr>
        <w:t>Lecture-based learning</w:t>
      </w:r>
      <w:r w:rsidR="008C7091" w:rsidRPr="008C7091">
        <w:rPr>
          <w:sz w:val="26"/>
          <w:szCs w:val="26"/>
        </w:rPr>
        <w:t xml:space="preserve">: 91, 92, 93, 94, </w:t>
      </w:r>
      <w:proofErr w:type="gramStart"/>
      <w:r w:rsidR="008C7091" w:rsidRPr="008C7091">
        <w:rPr>
          <w:sz w:val="26"/>
          <w:szCs w:val="26"/>
        </w:rPr>
        <w:t>95</w:t>
      </w:r>
      <w:proofErr w:type="gramEnd"/>
    </w:p>
    <w:p w14:paraId="1CF9E737" w14:textId="0FE75A7B" w:rsidR="00003FD3" w:rsidRDefault="00003FD3" w:rsidP="00003FD3">
      <w:pPr>
        <w:rPr>
          <w:sz w:val="26"/>
          <w:szCs w:val="26"/>
        </w:rPr>
      </w:pPr>
      <w:r>
        <w:rPr>
          <w:sz w:val="26"/>
          <w:szCs w:val="26"/>
        </w:rPr>
        <w:t>First, we need to calculate the</w:t>
      </w:r>
      <w:r w:rsidR="00D04B22">
        <w:rPr>
          <w:sz w:val="26"/>
          <w:szCs w:val="26"/>
        </w:rPr>
        <w:t xml:space="preserve"> mean value of student's scores in each method.</w:t>
      </w:r>
    </w:p>
    <w:p w14:paraId="074BFAA0" w14:textId="74B57C13" w:rsidR="00D04B22" w:rsidRDefault="00791F2B" w:rsidP="00FA1B06">
      <w:pPr>
        <w:pStyle w:val="ListParagraph"/>
        <w:numPr>
          <w:ilvl w:val="0"/>
          <w:numId w:val="20"/>
        </w:numPr>
        <w:rPr>
          <w:sz w:val="26"/>
          <w:szCs w:val="26"/>
        </w:rPr>
      </w:pPr>
      <w:r>
        <w:rPr>
          <w:sz w:val="26"/>
          <w:szCs w:val="26"/>
        </w:rPr>
        <w:t xml:space="preserve">Individual learning: </w:t>
      </w:r>
      <w:r w:rsidR="00BE115D">
        <w:rPr>
          <w:sz w:val="26"/>
          <w:szCs w:val="26"/>
        </w:rPr>
        <w:t>86.6</w:t>
      </w:r>
    </w:p>
    <w:p w14:paraId="69B4B55A" w14:textId="74F4E61E" w:rsidR="00BE115D" w:rsidRDefault="002E7F9E" w:rsidP="00FA1B06">
      <w:pPr>
        <w:pStyle w:val="ListParagraph"/>
        <w:numPr>
          <w:ilvl w:val="0"/>
          <w:numId w:val="20"/>
        </w:numPr>
        <w:rPr>
          <w:sz w:val="26"/>
          <w:szCs w:val="26"/>
        </w:rPr>
      </w:pPr>
      <w:r>
        <w:rPr>
          <w:sz w:val="26"/>
          <w:szCs w:val="26"/>
        </w:rPr>
        <w:t xml:space="preserve">Group learning: </w:t>
      </w:r>
      <w:proofErr w:type="gramStart"/>
      <w:r w:rsidR="00775FD9">
        <w:rPr>
          <w:sz w:val="26"/>
          <w:szCs w:val="26"/>
        </w:rPr>
        <w:t>87.8</w:t>
      </w:r>
      <w:proofErr w:type="gramEnd"/>
    </w:p>
    <w:p w14:paraId="45C3EB89" w14:textId="185A9794" w:rsidR="00775FD9" w:rsidRPr="00FA1B06" w:rsidRDefault="00C00AC8" w:rsidP="00FA1B06">
      <w:pPr>
        <w:pStyle w:val="ListParagraph"/>
        <w:numPr>
          <w:ilvl w:val="0"/>
          <w:numId w:val="20"/>
        </w:numPr>
        <w:rPr>
          <w:sz w:val="26"/>
          <w:szCs w:val="26"/>
        </w:rPr>
      </w:pPr>
      <w:r>
        <w:rPr>
          <w:sz w:val="26"/>
          <w:szCs w:val="26"/>
        </w:rPr>
        <w:t xml:space="preserve">Lecture-based learning: </w:t>
      </w:r>
      <w:proofErr w:type="gramStart"/>
      <w:r>
        <w:rPr>
          <w:sz w:val="26"/>
          <w:szCs w:val="26"/>
        </w:rPr>
        <w:t>93</w:t>
      </w:r>
      <w:proofErr w:type="gramEnd"/>
    </w:p>
    <w:p w14:paraId="3568DC38" w14:textId="77777777" w:rsidR="00841787" w:rsidRDefault="004578BC" w:rsidP="00841787">
      <w:pPr>
        <w:rPr>
          <w:sz w:val="26"/>
          <w:szCs w:val="26"/>
        </w:rPr>
      </w:pPr>
      <w:r>
        <w:rPr>
          <w:sz w:val="26"/>
          <w:szCs w:val="26"/>
        </w:rPr>
        <w:t xml:space="preserve">Then, calculate </w:t>
      </w:r>
      <w:r w:rsidR="008D14A7">
        <w:rPr>
          <w:sz w:val="26"/>
          <w:szCs w:val="26"/>
        </w:rPr>
        <w:t xml:space="preserve">absolute </w:t>
      </w:r>
      <w:r w:rsidR="00F0271F">
        <w:rPr>
          <w:sz w:val="26"/>
          <w:szCs w:val="26"/>
        </w:rPr>
        <w:t>differences.</w:t>
      </w:r>
    </w:p>
    <w:p w14:paraId="2A7DE40E" w14:textId="77777777" w:rsidR="00841787" w:rsidRPr="00841787" w:rsidRDefault="00DF057A" w:rsidP="00841787">
      <w:pPr>
        <w:pStyle w:val="ListParagraph"/>
        <w:numPr>
          <w:ilvl w:val="0"/>
          <w:numId w:val="25"/>
        </w:numPr>
        <w:rPr>
          <w:sz w:val="26"/>
          <w:szCs w:val="26"/>
        </w:rPr>
      </w:pPr>
      <w:r w:rsidRPr="00841787">
        <w:rPr>
          <w:rStyle w:val="Strong"/>
          <w:rFonts w:ascii="Times New Roman" w:hAnsi="Times New Roman" w:cs="Times New Roman"/>
          <w:color w:val="111111"/>
          <w:sz w:val="26"/>
          <w:szCs w:val="26"/>
        </w:rPr>
        <w:t>Individual learning</w:t>
      </w:r>
      <w:r w:rsidRPr="00841787">
        <w:rPr>
          <w:rStyle w:val="Strong"/>
          <w:rFonts w:ascii="Times New Roman" w:hAnsi="Times New Roman" w:cs="Times New Roman"/>
          <w:color w:val="111111"/>
          <w:sz w:val="26"/>
          <w:szCs w:val="26"/>
        </w:rPr>
        <w:t xml:space="preserve"> absolute differences</w:t>
      </w:r>
      <w:r w:rsidRPr="00841787">
        <w:rPr>
          <w:color w:val="111111"/>
          <w:sz w:val="26"/>
          <w:szCs w:val="26"/>
        </w:rPr>
        <w:t>: |85 - 86.6|, |90 - 86.6|, |78 - 86.6|, |92 - 86.6|, |88 - 86.6|</w:t>
      </w:r>
    </w:p>
    <w:p w14:paraId="515BE68B" w14:textId="77777777" w:rsidR="00841787" w:rsidRPr="00841787" w:rsidRDefault="00DF057A" w:rsidP="00841787">
      <w:pPr>
        <w:pStyle w:val="ListParagraph"/>
        <w:numPr>
          <w:ilvl w:val="0"/>
          <w:numId w:val="25"/>
        </w:numPr>
        <w:rPr>
          <w:sz w:val="26"/>
          <w:szCs w:val="26"/>
        </w:rPr>
      </w:pPr>
      <w:r w:rsidRPr="00841787">
        <w:rPr>
          <w:rStyle w:val="Strong"/>
          <w:rFonts w:ascii="Times New Roman" w:hAnsi="Times New Roman" w:cs="Times New Roman"/>
          <w:color w:val="111111"/>
          <w:sz w:val="26"/>
          <w:szCs w:val="26"/>
        </w:rPr>
        <w:t xml:space="preserve">Group learning </w:t>
      </w:r>
      <w:r w:rsidRPr="00841787">
        <w:rPr>
          <w:rStyle w:val="Strong"/>
          <w:rFonts w:ascii="Times New Roman" w:hAnsi="Times New Roman" w:cs="Times New Roman"/>
          <w:color w:val="111111"/>
          <w:sz w:val="26"/>
          <w:szCs w:val="26"/>
        </w:rPr>
        <w:t>absolute differences</w:t>
      </w:r>
      <w:r w:rsidRPr="00841787">
        <w:rPr>
          <w:color w:val="111111"/>
          <w:sz w:val="26"/>
          <w:szCs w:val="26"/>
        </w:rPr>
        <w:t>: |80 - 87.8|, |85 - 87.8|, |88 - 87.8|, |92 - 87.8|, |94 - 87.8|</w:t>
      </w:r>
    </w:p>
    <w:p w14:paraId="1F7159D5" w14:textId="77777777" w:rsidR="00841787" w:rsidRPr="00841787" w:rsidRDefault="00DF057A" w:rsidP="00841787">
      <w:pPr>
        <w:pStyle w:val="ListParagraph"/>
        <w:numPr>
          <w:ilvl w:val="0"/>
          <w:numId w:val="25"/>
        </w:numPr>
        <w:rPr>
          <w:sz w:val="26"/>
          <w:szCs w:val="26"/>
        </w:rPr>
      </w:pPr>
      <w:r w:rsidRPr="00841787">
        <w:rPr>
          <w:rStyle w:val="Strong"/>
          <w:rFonts w:ascii="Times New Roman" w:hAnsi="Times New Roman" w:cs="Times New Roman"/>
          <w:color w:val="111111"/>
          <w:sz w:val="26"/>
          <w:szCs w:val="26"/>
        </w:rPr>
        <w:t xml:space="preserve">Lecture-based </w:t>
      </w:r>
      <w:r w:rsidRPr="00841787">
        <w:rPr>
          <w:rStyle w:val="Strong"/>
          <w:rFonts w:ascii="Times New Roman" w:hAnsi="Times New Roman" w:cs="Times New Roman"/>
          <w:color w:val="111111"/>
          <w:sz w:val="26"/>
          <w:szCs w:val="26"/>
        </w:rPr>
        <w:t>absolute differences</w:t>
      </w:r>
      <w:r w:rsidRPr="00841787">
        <w:rPr>
          <w:color w:val="111111"/>
          <w:sz w:val="26"/>
          <w:szCs w:val="26"/>
        </w:rPr>
        <w:t>: |91 - 93|, |92 - 93|, |93 - 93|, |94 - 93|, |95 - 93|</w:t>
      </w:r>
    </w:p>
    <w:p w14:paraId="244F9A01" w14:textId="77777777" w:rsidR="00841787" w:rsidRPr="00841787" w:rsidRDefault="001C6DC9" w:rsidP="00841787">
      <w:pPr>
        <w:pStyle w:val="ListParagraph"/>
        <w:numPr>
          <w:ilvl w:val="0"/>
          <w:numId w:val="25"/>
        </w:numPr>
        <w:rPr>
          <w:sz w:val="26"/>
          <w:szCs w:val="26"/>
        </w:rPr>
      </w:pPr>
      <w:r w:rsidRPr="00841787">
        <w:rPr>
          <w:rStyle w:val="Strong"/>
          <w:color w:val="111111"/>
          <w:sz w:val="26"/>
          <w:szCs w:val="26"/>
        </w:rPr>
        <w:t>Individual learning</w:t>
      </w:r>
      <w:r w:rsidR="00021143" w:rsidRPr="00841787">
        <w:rPr>
          <w:rStyle w:val="Strong"/>
          <w:rFonts w:ascii="Times New Roman" w:hAnsi="Times New Roman" w:cs="Times New Roman"/>
          <w:color w:val="111111"/>
          <w:sz w:val="26"/>
          <w:szCs w:val="26"/>
        </w:rPr>
        <w:t xml:space="preserve"> absolute differences</w:t>
      </w:r>
      <w:r w:rsidR="00021143" w:rsidRPr="00841787">
        <w:rPr>
          <w:color w:val="111111"/>
          <w:sz w:val="26"/>
          <w:szCs w:val="26"/>
        </w:rPr>
        <w:t>: 1.6, 3.4, 8.6, 5.4, 1.4</w:t>
      </w:r>
    </w:p>
    <w:p w14:paraId="5DF2B20A" w14:textId="77777777" w:rsidR="00841787" w:rsidRPr="00841787" w:rsidRDefault="001C6DC9" w:rsidP="00841787">
      <w:pPr>
        <w:pStyle w:val="ListParagraph"/>
        <w:numPr>
          <w:ilvl w:val="0"/>
          <w:numId w:val="25"/>
        </w:numPr>
        <w:rPr>
          <w:sz w:val="26"/>
          <w:szCs w:val="26"/>
        </w:rPr>
      </w:pPr>
      <w:r w:rsidRPr="00841787">
        <w:rPr>
          <w:rStyle w:val="Strong"/>
          <w:color w:val="111111"/>
          <w:sz w:val="26"/>
          <w:szCs w:val="26"/>
        </w:rPr>
        <w:t>Group learning</w:t>
      </w:r>
      <w:r w:rsidR="00021143" w:rsidRPr="00841787">
        <w:rPr>
          <w:rStyle w:val="Strong"/>
          <w:rFonts w:ascii="Times New Roman" w:hAnsi="Times New Roman" w:cs="Times New Roman"/>
          <w:color w:val="111111"/>
          <w:sz w:val="26"/>
          <w:szCs w:val="26"/>
        </w:rPr>
        <w:t xml:space="preserve"> absolute differences</w:t>
      </w:r>
      <w:r w:rsidR="00021143" w:rsidRPr="00841787">
        <w:rPr>
          <w:color w:val="111111"/>
          <w:sz w:val="26"/>
          <w:szCs w:val="26"/>
        </w:rPr>
        <w:t xml:space="preserve">: 7.8, 2.8, 0.2, 4.2, </w:t>
      </w:r>
      <w:proofErr w:type="gramStart"/>
      <w:r w:rsidR="00021143" w:rsidRPr="00841787">
        <w:rPr>
          <w:color w:val="111111"/>
          <w:sz w:val="26"/>
          <w:szCs w:val="26"/>
        </w:rPr>
        <w:t>6.2</w:t>
      </w:r>
      <w:proofErr w:type="gramEnd"/>
    </w:p>
    <w:p w14:paraId="0EC62934" w14:textId="77777777" w:rsidR="005D18EA" w:rsidRDefault="001C6DC9" w:rsidP="005D18EA">
      <w:pPr>
        <w:pStyle w:val="ListParagraph"/>
        <w:numPr>
          <w:ilvl w:val="0"/>
          <w:numId w:val="25"/>
        </w:numPr>
        <w:rPr>
          <w:sz w:val="26"/>
          <w:szCs w:val="26"/>
        </w:rPr>
      </w:pPr>
      <w:r w:rsidRPr="00841787">
        <w:rPr>
          <w:rStyle w:val="Strong"/>
          <w:color w:val="111111"/>
          <w:sz w:val="26"/>
          <w:szCs w:val="26"/>
        </w:rPr>
        <w:t>Lecture-based</w:t>
      </w:r>
      <w:r w:rsidR="00021143" w:rsidRPr="00841787">
        <w:rPr>
          <w:rStyle w:val="Strong"/>
          <w:rFonts w:ascii="Times New Roman" w:hAnsi="Times New Roman" w:cs="Times New Roman"/>
          <w:color w:val="111111"/>
          <w:sz w:val="26"/>
          <w:szCs w:val="26"/>
        </w:rPr>
        <w:t xml:space="preserve"> absolute differences</w:t>
      </w:r>
      <w:r w:rsidR="00021143" w:rsidRPr="00841787">
        <w:rPr>
          <w:color w:val="111111"/>
          <w:sz w:val="26"/>
          <w:szCs w:val="26"/>
        </w:rPr>
        <w:t xml:space="preserve">: 2, 1, 0, 1, </w:t>
      </w:r>
      <w:proofErr w:type="gramStart"/>
      <w:r w:rsidR="00021143" w:rsidRPr="00841787">
        <w:rPr>
          <w:color w:val="111111"/>
          <w:sz w:val="26"/>
          <w:szCs w:val="26"/>
        </w:rPr>
        <w:t>2</w:t>
      </w:r>
      <w:proofErr w:type="gramEnd"/>
    </w:p>
    <w:p w14:paraId="456DC102" w14:textId="77777777" w:rsidR="005D18EA" w:rsidRDefault="001C6DC9" w:rsidP="005D18EA">
      <w:pPr>
        <w:rPr>
          <w:rStyle w:val="Strong"/>
          <w:rFonts w:ascii="Roboto" w:hAnsi="Roboto"/>
          <w:color w:val="111111"/>
        </w:rPr>
      </w:pPr>
      <w:r w:rsidRPr="005D18EA">
        <w:rPr>
          <w:color w:val="111111"/>
          <w:sz w:val="26"/>
          <w:szCs w:val="26"/>
        </w:rPr>
        <w:t xml:space="preserve">From absolute difference, we can calculate mean </w:t>
      </w:r>
      <w:r w:rsidR="00212333" w:rsidRPr="005D18EA">
        <w:rPr>
          <w:color w:val="111111"/>
          <w:sz w:val="26"/>
          <w:szCs w:val="26"/>
        </w:rPr>
        <w:t xml:space="preserve">absolute difference </w:t>
      </w:r>
      <w:r w:rsidR="00841787" w:rsidRPr="005D18EA">
        <w:rPr>
          <w:color w:val="111111"/>
          <w:sz w:val="26"/>
          <w:szCs w:val="26"/>
        </w:rPr>
        <w:t>for each method</w:t>
      </w:r>
      <w:r w:rsidR="000338E8" w:rsidRPr="005D18EA">
        <w:rPr>
          <w:color w:val="111111"/>
          <w:sz w:val="26"/>
          <w:szCs w:val="26"/>
        </w:rPr>
        <w:t>:</w:t>
      </w:r>
      <w:r w:rsidR="00527EB7" w:rsidRPr="005D18EA">
        <w:rPr>
          <w:color w:val="111111"/>
          <w:sz w:val="26"/>
          <w:szCs w:val="26"/>
        </w:rPr>
        <w:t xml:space="preserve"> </w:t>
      </w:r>
    </w:p>
    <w:p w14:paraId="54AEBF66" w14:textId="50A44C22" w:rsidR="005D18EA" w:rsidRPr="00F54312" w:rsidRDefault="005D18EA" w:rsidP="005D18EA">
      <w:pPr>
        <w:rPr>
          <w:color w:val="111111"/>
          <w:sz w:val="26"/>
          <w:szCs w:val="26"/>
        </w:rPr>
      </w:pPr>
      <w:r w:rsidRPr="00F54312">
        <w:rPr>
          <w:rStyle w:val="Strong"/>
          <w:color w:val="111111"/>
          <w:sz w:val="26"/>
          <w:szCs w:val="26"/>
        </w:rPr>
        <w:t>Individual learning</w:t>
      </w:r>
      <w:r w:rsidRPr="00F54312">
        <w:rPr>
          <w:rStyle w:val="Strong"/>
          <w:color w:val="111111"/>
          <w:sz w:val="26"/>
          <w:szCs w:val="26"/>
        </w:rPr>
        <w:t xml:space="preserve"> mean absolute difference</w:t>
      </w:r>
      <w:r w:rsidRPr="00F54312">
        <w:rPr>
          <w:color w:val="111111"/>
          <w:sz w:val="26"/>
          <w:szCs w:val="26"/>
        </w:rPr>
        <w:t>: (1.6 + 3.4 + 8.6 + 5.4 + 1.4)/ 5 =4.08</w:t>
      </w:r>
    </w:p>
    <w:p w14:paraId="0B131D73" w14:textId="77777777" w:rsidR="00F54312" w:rsidRDefault="005D18EA" w:rsidP="005D18EA">
      <w:pPr>
        <w:rPr>
          <w:color w:val="111111"/>
          <w:sz w:val="26"/>
          <w:szCs w:val="26"/>
          <w:shd w:val="clear" w:color="auto" w:fill="FFFFFF"/>
        </w:rPr>
      </w:pPr>
      <w:r w:rsidRPr="00F54312">
        <w:rPr>
          <w:rStyle w:val="Strong"/>
          <w:color w:val="111111"/>
          <w:sz w:val="26"/>
          <w:szCs w:val="26"/>
        </w:rPr>
        <w:t>Group</w:t>
      </w:r>
      <w:r w:rsidRPr="00F54312">
        <w:rPr>
          <w:rStyle w:val="Strong"/>
          <w:color w:val="111111"/>
          <w:sz w:val="26"/>
          <w:szCs w:val="26"/>
        </w:rPr>
        <w:t xml:space="preserve"> learning mean absolute difference</w:t>
      </w:r>
      <w:r w:rsidRPr="00F54312">
        <w:rPr>
          <w:color w:val="111111"/>
          <w:sz w:val="26"/>
          <w:szCs w:val="26"/>
        </w:rPr>
        <w:t xml:space="preserve">: </w:t>
      </w:r>
      <w:r w:rsidR="00F54312" w:rsidRPr="00F54312">
        <w:rPr>
          <w:color w:val="111111"/>
          <w:sz w:val="26"/>
          <w:szCs w:val="26"/>
          <w:shd w:val="clear" w:color="auto" w:fill="FFFFFF"/>
        </w:rPr>
        <w:t>(7.8 + 2.8 + 0.2 + 4.2 + 6.2) / 5 = 4.24</w:t>
      </w:r>
    </w:p>
    <w:p w14:paraId="5DF24344" w14:textId="59F4454A" w:rsidR="005D18EA" w:rsidRDefault="005D18EA" w:rsidP="005D18EA">
      <w:pPr>
        <w:rPr>
          <w:color w:val="111111"/>
          <w:sz w:val="26"/>
          <w:szCs w:val="26"/>
          <w:shd w:val="clear" w:color="auto" w:fill="FFFFFF"/>
        </w:rPr>
      </w:pPr>
      <w:r w:rsidRPr="00F54312">
        <w:rPr>
          <w:rStyle w:val="Strong"/>
          <w:color w:val="111111"/>
          <w:sz w:val="26"/>
          <w:szCs w:val="26"/>
        </w:rPr>
        <w:t>Lecture-based</w:t>
      </w:r>
      <w:r w:rsidRPr="00F54312">
        <w:rPr>
          <w:rStyle w:val="Strong"/>
          <w:color w:val="111111"/>
          <w:sz w:val="26"/>
          <w:szCs w:val="26"/>
        </w:rPr>
        <w:t xml:space="preserve"> learning mean absolute difference</w:t>
      </w:r>
      <w:r w:rsidRPr="00F54312">
        <w:rPr>
          <w:color w:val="111111"/>
          <w:sz w:val="26"/>
          <w:szCs w:val="26"/>
        </w:rPr>
        <w:t xml:space="preserve">: </w:t>
      </w:r>
      <w:r w:rsidR="000E42DB" w:rsidRPr="00F54312">
        <w:rPr>
          <w:color w:val="111111"/>
          <w:sz w:val="26"/>
          <w:szCs w:val="26"/>
          <w:shd w:val="clear" w:color="auto" w:fill="FFFFFF"/>
        </w:rPr>
        <w:t>(2 + 1 + 0 + 1 + 2) / 5 = 1.2</w:t>
      </w:r>
    </w:p>
    <w:p w14:paraId="7757F220" w14:textId="77777777" w:rsidR="009303C6" w:rsidRDefault="009303C6" w:rsidP="005D18EA">
      <w:pPr>
        <w:rPr>
          <w:color w:val="111111"/>
          <w:sz w:val="26"/>
          <w:szCs w:val="26"/>
          <w:shd w:val="clear" w:color="auto" w:fill="FFFFFF"/>
        </w:rPr>
      </w:pPr>
    </w:p>
    <w:p w14:paraId="525A80F1" w14:textId="751182C7" w:rsidR="00A73C87" w:rsidRDefault="00275043" w:rsidP="00A73C87">
      <w:pPr>
        <w:rPr>
          <w:color w:val="111111"/>
          <w:sz w:val="26"/>
          <w:szCs w:val="26"/>
        </w:rPr>
      </w:pPr>
      <w:r w:rsidRPr="00D56719">
        <w:rPr>
          <w:color w:val="111111"/>
          <w:sz w:val="26"/>
          <w:szCs w:val="26"/>
          <w:shd w:val="clear" w:color="auto" w:fill="FFFFFF"/>
        </w:rPr>
        <w:t>Next, calculate the</w:t>
      </w:r>
      <w:r w:rsidR="00D56719" w:rsidRPr="00D56719">
        <w:rPr>
          <w:color w:val="111111"/>
          <w:sz w:val="26"/>
          <w:szCs w:val="26"/>
          <w:shd w:val="clear" w:color="auto" w:fill="FFFFFF"/>
        </w:rPr>
        <w:t xml:space="preserve"> </w:t>
      </w:r>
      <w:r w:rsidR="00D56719" w:rsidRPr="00D56719">
        <w:rPr>
          <w:color w:val="111111"/>
          <w:sz w:val="26"/>
          <w:szCs w:val="26"/>
          <w:shd w:val="clear" w:color="auto" w:fill="FFFFFF"/>
        </w:rPr>
        <w:t>grand mean, which is the mean of all the mean absolute differences</w:t>
      </w:r>
      <w:r w:rsidR="00A73C87">
        <w:rPr>
          <w:color w:val="111111"/>
          <w:sz w:val="26"/>
          <w:szCs w:val="26"/>
          <w:shd w:val="clear" w:color="auto" w:fill="FFFFFF"/>
        </w:rPr>
        <w:t>:</w:t>
      </w:r>
    </w:p>
    <w:p w14:paraId="21B12293" w14:textId="5016249C" w:rsidR="00736924" w:rsidRPr="006D65CB" w:rsidRDefault="00A73C87" w:rsidP="00A73C87">
      <w:pPr>
        <w:jc w:val="center"/>
        <w:rPr>
          <w:color w:val="111111"/>
          <w:sz w:val="26"/>
          <w:szCs w:val="26"/>
        </w:rPr>
      </w:pPr>
      <w:r w:rsidRPr="006D65CB">
        <w:rPr>
          <w:rStyle w:val="Strong"/>
          <w:color w:val="111111"/>
          <w:sz w:val="26"/>
          <w:szCs w:val="26"/>
        </w:rPr>
        <w:t>Grand mean</w:t>
      </w:r>
      <w:r w:rsidRPr="006D65CB">
        <w:rPr>
          <w:color w:val="111111"/>
          <w:sz w:val="26"/>
          <w:szCs w:val="26"/>
        </w:rPr>
        <w:t>: (4.08 + 4.24 + 1.2) / 3 = 3.173</w:t>
      </w:r>
      <w:r w:rsidRPr="006D65CB">
        <w:rPr>
          <w:color w:val="111111"/>
          <w:sz w:val="26"/>
          <w:szCs w:val="26"/>
        </w:rPr>
        <w:br/>
      </w:r>
    </w:p>
    <w:p w14:paraId="45B078E8" w14:textId="77777777" w:rsidR="00F65C5D" w:rsidRDefault="00AA0F2F" w:rsidP="00F65C5D">
      <w:pPr>
        <w:rPr>
          <w:color w:val="111111"/>
          <w:sz w:val="26"/>
          <w:szCs w:val="26"/>
          <w:shd w:val="clear" w:color="auto" w:fill="FFFFFF"/>
        </w:rPr>
      </w:pPr>
      <w:r w:rsidRPr="00AA0F2F">
        <w:rPr>
          <w:color w:val="111111"/>
          <w:sz w:val="26"/>
          <w:szCs w:val="26"/>
          <w:shd w:val="clear" w:color="auto" w:fill="FFFFFF"/>
        </w:rPr>
        <w:t>Now, we calculate the sum of squares, which is the sum of the squared differences between the mean absolute difference and the grand mean for each group:</w:t>
      </w:r>
    </w:p>
    <w:p w14:paraId="138265C0" w14:textId="77777777" w:rsidR="00F65C5D" w:rsidRDefault="00F65C5D" w:rsidP="00F65C5D">
      <w:pPr>
        <w:rPr>
          <w:color w:val="111111"/>
          <w:sz w:val="26"/>
          <w:szCs w:val="26"/>
          <w:shd w:val="clear" w:color="auto" w:fill="FFFFFF"/>
        </w:rPr>
      </w:pPr>
    </w:p>
    <w:p w14:paraId="5F588B8A" w14:textId="15C1CA9D" w:rsidR="00AA0F2F" w:rsidRPr="006D65CB" w:rsidRDefault="00F65C5D" w:rsidP="00A9021F">
      <w:pPr>
        <w:jc w:val="center"/>
        <w:rPr>
          <w:color w:val="111111"/>
          <w:sz w:val="26"/>
          <w:szCs w:val="26"/>
          <w:shd w:val="clear" w:color="auto" w:fill="FFFFFF"/>
        </w:rPr>
      </w:pPr>
      <w:r w:rsidRPr="006D65CB">
        <w:rPr>
          <w:rStyle w:val="Strong"/>
          <w:color w:val="111111"/>
          <w:sz w:val="26"/>
          <w:szCs w:val="26"/>
        </w:rPr>
        <w:t>Sum of squares</w:t>
      </w:r>
      <w:r w:rsidRPr="006D65CB">
        <w:rPr>
          <w:color w:val="111111"/>
          <w:sz w:val="26"/>
          <w:szCs w:val="26"/>
        </w:rPr>
        <w:t xml:space="preserve">: </w:t>
      </w:r>
      <m:oMath>
        <m:sSup>
          <m:sSupPr>
            <m:ctrlPr>
              <w:rPr>
                <w:rFonts w:ascii="Cambria Math" w:hAnsi="Cambria Math"/>
                <w:i/>
                <w:color w:val="111111"/>
                <w:sz w:val="26"/>
                <w:szCs w:val="26"/>
                <w:shd w:val="clear" w:color="auto" w:fill="FFFFFF"/>
              </w:rPr>
            </m:ctrlPr>
          </m:sSupPr>
          <m:e>
            <m:r>
              <w:rPr>
                <w:rFonts w:ascii="Cambria Math" w:hAnsi="Cambria Math"/>
                <w:color w:val="111111"/>
                <w:sz w:val="26"/>
                <w:szCs w:val="26"/>
                <w:shd w:val="clear" w:color="auto" w:fill="FFFFFF"/>
              </w:rPr>
              <m:t>(4.08 - 3.173)</m:t>
            </m:r>
          </m:e>
          <m:sup>
            <m:r>
              <w:rPr>
                <w:rFonts w:ascii="Cambria Math" w:hAnsi="Cambria Math"/>
                <w:color w:val="111111"/>
                <w:sz w:val="26"/>
                <w:szCs w:val="26"/>
                <w:shd w:val="clear" w:color="auto" w:fill="FFFFFF"/>
              </w:rPr>
              <m:t>2</m:t>
            </m:r>
          </m:sup>
        </m:sSup>
        <m:r>
          <w:rPr>
            <w:rFonts w:ascii="Cambria Math" w:hAnsi="Cambria Math"/>
            <w:color w:val="111111"/>
            <w:sz w:val="26"/>
            <w:szCs w:val="26"/>
            <w:shd w:val="clear" w:color="auto" w:fill="FFFFFF"/>
          </w:rPr>
          <m:t xml:space="preserve">+ </m:t>
        </m:r>
        <m:sSup>
          <m:sSupPr>
            <m:ctrlPr>
              <w:rPr>
                <w:rFonts w:ascii="Cambria Math" w:hAnsi="Cambria Math"/>
                <w:i/>
                <w:color w:val="111111"/>
                <w:sz w:val="26"/>
                <w:szCs w:val="26"/>
                <w:shd w:val="clear" w:color="auto" w:fill="FFFFFF"/>
              </w:rPr>
            </m:ctrlPr>
          </m:sSupPr>
          <m:e>
            <m:r>
              <w:rPr>
                <w:rFonts w:ascii="Cambria Math" w:hAnsi="Cambria Math"/>
                <w:color w:val="111111"/>
                <w:sz w:val="26"/>
                <w:szCs w:val="26"/>
                <w:shd w:val="clear" w:color="auto" w:fill="FFFFFF"/>
              </w:rPr>
              <m:t>(4.24 - 3.173)</m:t>
            </m:r>
          </m:e>
          <m:sup>
            <m:r>
              <w:rPr>
                <w:rFonts w:ascii="Cambria Math" w:hAnsi="Cambria Math"/>
                <w:color w:val="111111"/>
                <w:sz w:val="26"/>
                <w:szCs w:val="26"/>
                <w:shd w:val="clear" w:color="auto" w:fill="FFFFFF"/>
              </w:rPr>
              <m:t>2</m:t>
            </m:r>
          </m:sup>
        </m:sSup>
        <m:r>
          <w:rPr>
            <w:rFonts w:ascii="Cambria Math" w:hAnsi="Cambria Math"/>
            <w:color w:val="111111"/>
            <w:sz w:val="26"/>
            <w:szCs w:val="26"/>
            <w:shd w:val="clear" w:color="auto" w:fill="FFFFFF"/>
          </w:rPr>
          <m:t xml:space="preserve"> + </m:t>
        </m:r>
        <m:sSup>
          <m:sSupPr>
            <m:ctrlPr>
              <w:rPr>
                <w:rFonts w:ascii="Cambria Math" w:hAnsi="Cambria Math"/>
                <w:i/>
                <w:color w:val="111111"/>
                <w:sz w:val="26"/>
                <w:szCs w:val="26"/>
                <w:shd w:val="clear" w:color="auto" w:fill="FFFFFF"/>
              </w:rPr>
            </m:ctrlPr>
          </m:sSupPr>
          <m:e>
            <m:r>
              <w:rPr>
                <w:rFonts w:ascii="Cambria Math" w:hAnsi="Cambria Math"/>
                <w:color w:val="111111"/>
                <w:sz w:val="26"/>
                <w:szCs w:val="26"/>
                <w:shd w:val="clear" w:color="auto" w:fill="FFFFFF"/>
              </w:rPr>
              <m:t>(1.2-3.173)</m:t>
            </m:r>
          </m:e>
          <m:sup>
            <m:r>
              <w:rPr>
                <w:rFonts w:ascii="Cambria Math" w:hAnsi="Cambria Math"/>
                <w:color w:val="111111"/>
                <w:sz w:val="26"/>
                <w:szCs w:val="26"/>
                <w:shd w:val="clear" w:color="auto" w:fill="FFFFFF"/>
              </w:rPr>
              <m:t>2</m:t>
            </m:r>
          </m:sup>
        </m:sSup>
        <m:r>
          <w:rPr>
            <w:rFonts w:ascii="Cambria Math" w:hAnsi="Cambria Math"/>
            <w:color w:val="111111"/>
            <w:sz w:val="26"/>
            <w:szCs w:val="26"/>
            <w:shd w:val="clear" w:color="auto" w:fill="FFFFFF"/>
          </w:rPr>
          <m:t>= 3.68</m:t>
        </m:r>
      </m:oMath>
      <w:r w:rsidR="00A9021F" w:rsidRPr="006D65CB">
        <w:rPr>
          <w:color w:val="111111"/>
          <w:sz w:val="26"/>
          <w:szCs w:val="26"/>
          <w:shd w:val="clear" w:color="auto" w:fill="FFFFFF"/>
        </w:rPr>
        <w:t xml:space="preserve"> </w:t>
      </w:r>
    </w:p>
    <w:p w14:paraId="34DBC303" w14:textId="77777777" w:rsidR="00A9021F" w:rsidRPr="00A9021F" w:rsidRDefault="00A9021F" w:rsidP="00A9021F">
      <w:pPr>
        <w:jc w:val="center"/>
        <w:rPr>
          <w:color w:val="111111"/>
          <w:sz w:val="26"/>
          <w:szCs w:val="26"/>
          <w:shd w:val="clear" w:color="auto" w:fill="FFFFFF"/>
        </w:rPr>
      </w:pPr>
    </w:p>
    <w:p w14:paraId="3FA72A78" w14:textId="3ED893E3" w:rsidR="00B62C3B" w:rsidRDefault="00F11095" w:rsidP="00B62C3B">
      <w:pPr>
        <w:rPr>
          <w:rFonts w:ascii="Roboto" w:hAnsi="Roboto"/>
          <w:color w:val="111111"/>
          <w:shd w:val="clear" w:color="auto" w:fill="FFFFFF"/>
        </w:rPr>
      </w:pPr>
      <w:r>
        <w:rPr>
          <w:rFonts w:ascii="Roboto" w:hAnsi="Roboto"/>
          <w:color w:val="111111"/>
          <w:shd w:val="clear" w:color="auto" w:fill="FFFFFF"/>
        </w:rPr>
        <w:t xml:space="preserve">Finally, we calculate the test statistic, which is the sum of squares divided by the total degrees of freedom. The degrees of freedom </w:t>
      </w:r>
      <w:r w:rsidR="00404126">
        <w:rPr>
          <w:rFonts w:ascii="Roboto" w:hAnsi="Roboto"/>
          <w:color w:val="111111"/>
          <w:shd w:val="clear" w:color="auto" w:fill="FFFFFF"/>
        </w:rPr>
        <w:t>are</w:t>
      </w:r>
      <w:r>
        <w:rPr>
          <w:rFonts w:ascii="Roboto" w:hAnsi="Roboto"/>
          <w:color w:val="111111"/>
          <w:shd w:val="clear" w:color="auto" w:fill="FFFFFF"/>
        </w:rPr>
        <w:t xml:space="preserve"> the total number of groups minus </w:t>
      </w:r>
      <w:r w:rsidR="00404126">
        <w:rPr>
          <w:rFonts w:ascii="Roboto" w:hAnsi="Roboto"/>
          <w:color w:val="111111"/>
          <w:shd w:val="clear" w:color="auto" w:fill="FFFFFF"/>
        </w:rPr>
        <w:t>1.</w:t>
      </w:r>
    </w:p>
    <w:p w14:paraId="15313EC8" w14:textId="5F404515" w:rsidR="00B62C3B" w:rsidRPr="006D65CB" w:rsidRDefault="00B62C3B" w:rsidP="00B62C3B">
      <w:pPr>
        <w:jc w:val="center"/>
        <w:rPr>
          <w:color w:val="111111"/>
          <w:sz w:val="26"/>
          <w:szCs w:val="26"/>
          <w:shd w:val="clear" w:color="auto" w:fill="FFFFFF"/>
        </w:rPr>
      </w:pPr>
      <w:r w:rsidRPr="006D65CB">
        <w:rPr>
          <w:rStyle w:val="Strong"/>
          <w:color w:val="111111"/>
          <w:sz w:val="26"/>
          <w:szCs w:val="26"/>
        </w:rPr>
        <w:t>Test statistic</w:t>
      </w:r>
      <w:r w:rsidRPr="006D65CB">
        <w:rPr>
          <w:color w:val="111111"/>
          <w:sz w:val="26"/>
          <w:szCs w:val="26"/>
        </w:rPr>
        <w:t>: 3.68 / (3 - 1) = 1.84</w:t>
      </w:r>
    </w:p>
    <w:p w14:paraId="79D99F86" w14:textId="2BC9176B" w:rsidR="00F11095" w:rsidRDefault="00F82F6E" w:rsidP="008C7091">
      <w:pPr>
        <w:rPr>
          <w:sz w:val="26"/>
          <w:szCs w:val="26"/>
        </w:rPr>
      </w:pPr>
      <w:r>
        <w:rPr>
          <w:sz w:val="26"/>
          <w:szCs w:val="26"/>
        </w:rPr>
        <w:t xml:space="preserve">Result evaluation: </w:t>
      </w:r>
    </w:p>
    <w:p w14:paraId="3E63B337" w14:textId="77777777" w:rsidR="00094AB6" w:rsidRPr="006D65CB" w:rsidRDefault="00094AB6" w:rsidP="00094AB6">
      <w:pPr>
        <w:rPr>
          <w:sz w:val="26"/>
          <w:szCs w:val="26"/>
        </w:rPr>
      </w:pPr>
      <w:r w:rsidRPr="006D65CB">
        <w:rPr>
          <w:sz w:val="26"/>
          <w:szCs w:val="26"/>
        </w:rPr>
        <w:t>To assess the test statistic value, we need to know DF1 and DF2 value.</w:t>
      </w:r>
    </w:p>
    <w:p w14:paraId="69F9434E" w14:textId="3EE46348" w:rsidR="00094AB6" w:rsidRPr="006D65CB" w:rsidRDefault="00094AB6" w:rsidP="00094AB6">
      <w:pPr>
        <w:pStyle w:val="ListParagraph"/>
        <w:numPr>
          <w:ilvl w:val="0"/>
          <w:numId w:val="33"/>
        </w:numPr>
        <w:rPr>
          <w:rFonts w:ascii="Times New Roman" w:hAnsi="Times New Roman" w:cs="Times New Roman"/>
          <w:sz w:val="26"/>
          <w:szCs w:val="26"/>
        </w:rPr>
      </w:pPr>
      <w:r w:rsidRPr="006D65CB">
        <w:rPr>
          <w:rStyle w:val="Strong"/>
          <w:rFonts w:ascii="Times New Roman" w:hAnsi="Times New Roman" w:cs="Times New Roman"/>
          <w:color w:val="111111"/>
          <w:sz w:val="26"/>
          <w:szCs w:val="26"/>
        </w:rPr>
        <w:t>DF1 (numerator degrees of freedom)</w:t>
      </w:r>
      <w:r w:rsidRPr="006D65CB">
        <w:rPr>
          <w:rFonts w:ascii="Times New Roman" w:hAnsi="Times New Roman" w:cs="Times New Roman"/>
          <w:color w:val="111111"/>
          <w:sz w:val="26"/>
          <w:szCs w:val="26"/>
        </w:rPr>
        <w:t xml:space="preserve">: The number of groups minus 1. In </w:t>
      </w:r>
      <w:r w:rsidR="00A01C9E" w:rsidRPr="006D65CB">
        <w:rPr>
          <w:rFonts w:ascii="Times New Roman" w:hAnsi="Times New Roman" w:cs="Times New Roman"/>
          <w:color w:val="111111"/>
          <w:sz w:val="26"/>
          <w:szCs w:val="26"/>
        </w:rPr>
        <w:t>my</w:t>
      </w:r>
      <w:r w:rsidRPr="006D65CB">
        <w:rPr>
          <w:rFonts w:ascii="Times New Roman" w:hAnsi="Times New Roman" w:cs="Times New Roman"/>
          <w:color w:val="111111"/>
          <w:sz w:val="26"/>
          <w:szCs w:val="26"/>
        </w:rPr>
        <w:t xml:space="preserve"> example, </w:t>
      </w:r>
      <w:r w:rsidR="00A01C9E" w:rsidRPr="006D65CB">
        <w:rPr>
          <w:rFonts w:ascii="Times New Roman" w:hAnsi="Times New Roman" w:cs="Times New Roman"/>
          <w:color w:val="111111"/>
          <w:sz w:val="26"/>
          <w:szCs w:val="26"/>
        </w:rPr>
        <w:t>I</w:t>
      </w:r>
      <w:r w:rsidRPr="006D65CB">
        <w:rPr>
          <w:rFonts w:ascii="Times New Roman" w:hAnsi="Times New Roman" w:cs="Times New Roman"/>
          <w:color w:val="111111"/>
          <w:sz w:val="26"/>
          <w:szCs w:val="26"/>
        </w:rPr>
        <w:t xml:space="preserve"> have 3 teaching methods, so DF1 = 3 - 1 = 2.</w:t>
      </w:r>
    </w:p>
    <w:p w14:paraId="13089EDB" w14:textId="4EB4CDB5" w:rsidR="00094AB6" w:rsidRPr="006D65CB" w:rsidRDefault="00094AB6" w:rsidP="00094AB6">
      <w:pPr>
        <w:pStyle w:val="ListParagraph"/>
        <w:numPr>
          <w:ilvl w:val="0"/>
          <w:numId w:val="33"/>
        </w:numPr>
        <w:rPr>
          <w:rFonts w:ascii="Times New Roman" w:hAnsi="Times New Roman" w:cs="Times New Roman"/>
          <w:sz w:val="26"/>
          <w:szCs w:val="26"/>
        </w:rPr>
      </w:pPr>
      <w:r w:rsidRPr="006D65CB">
        <w:rPr>
          <w:rStyle w:val="Strong"/>
          <w:rFonts w:ascii="Times New Roman" w:hAnsi="Times New Roman" w:cs="Times New Roman"/>
          <w:color w:val="111111"/>
          <w:sz w:val="26"/>
          <w:szCs w:val="26"/>
        </w:rPr>
        <w:t>DF2 (denominator degrees of freedom)</w:t>
      </w:r>
      <w:r w:rsidRPr="006D65CB">
        <w:rPr>
          <w:rFonts w:ascii="Times New Roman" w:hAnsi="Times New Roman" w:cs="Times New Roman"/>
          <w:color w:val="111111"/>
          <w:sz w:val="26"/>
          <w:szCs w:val="26"/>
        </w:rPr>
        <w:t xml:space="preserve">: The total sample size minus the number of groups. In </w:t>
      </w:r>
      <w:r w:rsidR="00A01C9E" w:rsidRPr="006D65CB">
        <w:rPr>
          <w:rFonts w:ascii="Times New Roman" w:hAnsi="Times New Roman" w:cs="Times New Roman"/>
          <w:color w:val="111111"/>
          <w:sz w:val="26"/>
          <w:szCs w:val="26"/>
        </w:rPr>
        <w:t>my</w:t>
      </w:r>
      <w:r w:rsidRPr="006D65CB">
        <w:rPr>
          <w:rFonts w:ascii="Times New Roman" w:hAnsi="Times New Roman" w:cs="Times New Roman"/>
          <w:color w:val="111111"/>
          <w:sz w:val="26"/>
          <w:szCs w:val="26"/>
        </w:rPr>
        <w:t xml:space="preserve"> example, </w:t>
      </w:r>
      <w:r w:rsidR="00A01C9E" w:rsidRPr="006D65CB">
        <w:rPr>
          <w:rFonts w:ascii="Times New Roman" w:hAnsi="Times New Roman" w:cs="Times New Roman"/>
          <w:color w:val="111111"/>
          <w:sz w:val="26"/>
          <w:szCs w:val="26"/>
        </w:rPr>
        <w:t>I</w:t>
      </w:r>
      <w:r w:rsidRPr="006D65CB">
        <w:rPr>
          <w:rFonts w:ascii="Times New Roman" w:hAnsi="Times New Roman" w:cs="Times New Roman"/>
          <w:color w:val="111111"/>
          <w:sz w:val="26"/>
          <w:szCs w:val="26"/>
        </w:rPr>
        <w:t xml:space="preserve"> have 15 students in total and 3 groups, so DF2 = 15 - 3 = 12.</w:t>
      </w:r>
    </w:p>
    <w:p w14:paraId="627C0F86" w14:textId="77777777" w:rsidR="00953E86" w:rsidRDefault="004D5D74" w:rsidP="00953E86">
      <w:pPr>
        <w:keepNext/>
        <w:jc w:val="center"/>
      </w:pPr>
      <w:r>
        <w:fldChar w:fldCharType="begin"/>
      </w:r>
      <w:r>
        <w:instrText xml:space="preserve"> INCLUDEPICTURE "https://www.statology.org/wp-content/uploads/2018/09/f.05.png" \* MERGEFORMATINET </w:instrText>
      </w:r>
      <w:r>
        <w:fldChar w:fldCharType="separate"/>
      </w:r>
      <w:r>
        <w:rPr>
          <w:noProof/>
        </w:rPr>
        <w:drawing>
          <wp:inline distT="0" distB="0" distL="0" distR="0" wp14:anchorId="4068E148" wp14:editId="14BA0F24">
            <wp:extent cx="5111310" cy="3112316"/>
            <wp:effectExtent l="0" t="0" r="0" b="0"/>
            <wp:docPr id="1858084678" name="Picture 3" descr="F distribution table for alpha =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 distribution table for alpha = .0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17896" cy="3116326"/>
                    </a:xfrm>
                    <a:prstGeom prst="rect">
                      <a:avLst/>
                    </a:prstGeom>
                    <a:noFill/>
                    <a:ln>
                      <a:noFill/>
                    </a:ln>
                  </pic:spPr>
                </pic:pic>
              </a:graphicData>
            </a:graphic>
          </wp:inline>
        </w:drawing>
      </w:r>
      <w:r>
        <w:fldChar w:fldCharType="end"/>
      </w:r>
    </w:p>
    <w:p w14:paraId="7402FCD0" w14:textId="0C414FCF" w:rsidR="005A2C01" w:rsidRDefault="00953E86" w:rsidP="00953E86">
      <w:pPr>
        <w:pStyle w:val="Caption"/>
        <w:jc w:val="center"/>
      </w:pPr>
      <w:bookmarkStart w:id="1" w:name="_Toc162038956"/>
      <w:r>
        <w:t xml:space="preserve">Figure </w:t>
      </w:r>
      <w:r>
        <w:fldChar w:fldCharType="begin"/>
      </w:r>
      <w:r>
        <w:instrText xml:space="preserve"> SEQ Figure \* ARABIC </w:instrText>
      </w:r>
      <w:r>
        <w:fldChar w:fldCharType="separate"/>
      </w:r>
      <w:r w:rsidR="000D443A">
        <w:rPr>
          <w:noProof/>
        </w:rPr>
        <w:t>1</w:t>
      </w:r>
      <w:r>
        <w:fldChar w:fldCharType="end"/>
      </w:r>
      <w:r>
        <w:t xml:space="preserve">. F-distribution table for </w:t>
      </w:r>
      <w:r w:rsidR="00B24A26">
        <w:t>alpha = 0.05</w:t>
      </w:r>
      <w:bookmarkEnd w:id="1"/>
    </w:p>
    <w:p w14:paraId="6B0CCC88" w14:textId="51BD27B5" w:rsidR="0005719A" w:rsidRPr="0005719A" w:rsidRDefault="0005719A" w:rsidP="0005719A">
      <w:r>
        <w:t>We can easily notice that test statistic smaller than critical value of F-distribution table (df1=2,</w:t>
      </w:r>
      <w:r w:rsidR="001E6342">
        <w:t xml:space="preserve"> </w:t>
      </w:r>
      <w:r>
        <w:t>df2=12) as 1.84&lt;3.88.</w:t>
      </w:r>
      <w:r w:rsidR="001E6342">
        <w:t xml:space="preserve"> </w:t>
      </w:r>
      <w:r w:rsidR="001E6342" w:rsidRPr="001E6342">
        <w:rPr>
          <w:color w:val="111111"/>
          <w:shd w:val="clear" w:color="auto" w:fill="FFFFFF"/>
        </w:rPr>
        <w:t>This suggests that there is not enough evidence to conclude that there is a significant difference in the variances of student scores across the three teaching methods.</w:t>
      </w:r>
    </w:p>
    <w:p w14:paraId="5195D38F" w14:textId="3E409A5F" w:rsidR="004D231E" w:rsidRDefault="009846F0" w:rsidP="009846F0">
      <w:pPr>
        <w:pStyle w:val="Heading1"/>
      </w:pPr>
      <w:bookmarkStart w:id="2" w:name="_Toc162039215"/>
      <w:r>
        <w:t xml:space="preserve">1.2 </w:t>
      </w:r>
      <w:r w:rsidR="00356AFE">
        <w:t>Post</w:t>
      </w:r>
      <w:r w:rsidR="00356AFE" w:rsidRPr="00356AFE">
        <w:t xml:space="preserve"> hoc comparisons in ANOVA</w:t>
      </w:r>
      <w:bookmarkEnd w:id="2"/>
    </w:p>
    <w:p w14:paraId="6724E2E0" w14:textId="7422AFD4" w:rsidR="00356AFE" w:rsidRPr="00D0706E" w:rsidRDefault="00356AFE" w:rsidP="00E97339">
      <w:pPr>
        <w:pStyle w:val="Heading1"/>
        <w:numPr>
          <w:ilvl w:val="2"/>
          <w:numId w:val="7"/>
        </w:numPr>
        <w:rPr>
          <w:sz w:val="26"/>
          <w:szCs w:val="26"/>
        </w:rPr>
      </w:pPr>
      <w:bookmarkStart w:id="3" w:name="_Toc162039216"/>
      <w:r w:rsidRPr="00D0706E">
        <w:rPr>
          <w:sz w:val="26"/>
          <w:szCs w:val="26"/>
        </w:rPr>
        <w:t xml:space="preserve">What are post hoc comparison tests used for in </w:t>
      </w:r>
      <w:proofErr w:type="gramStart"/>
      <w:r w:rsidRPr="00D0706E">
        <w:rPr>
          <w:sz w:val="26"/>
          <w:szCs w:val="26"/>
        </w:rPr>
        <w:t>ANOVA ?</w:t>
      </w:r>
      <w:bookmarkEnd w:id="3"/>
      <w:proofErr w:type="gramEnd"/>
    </w:p>
    <w:p w14:paraId="3D947CE0" w14:textId="5C3A478C" w:rsidR="00356AFE" w:rsidRPr="00356AFE" w:rsidRDefault="00356AFE" w:rsidP="00356AFE"/>
    <w:p w14:paraId="6C78C7EB" w14:textId="2C6B829B" w:rsidR="000543C6" w:rsidRPr="00D0706E" w:rsidRDefault="000543C6" w:rsidP="00E97339">
      <w:pPr>
        <w:pStyle w:val="ListParagraph"/>
        <w:numPr>
          <w:ilvl w:val="0"/>
          <w:numId w:val="8"/>
        </w:numPr>
        <w:spacing w:line="276" w:lineRule="auto"/>
        <w:jc w:val="both"/>
        <w:rPr>
          <w:rFonts w:ascii="Times New Roman" w:hAnsi="Times New Roman" w:cs="Times New Roman"/>
          <w:sz w:val="26"/>
          <w:szCs w:val="26"/>
        </w:rPr>
      </w:pPr>
      <w:r w:rsidRPr="00D0706E">
        <w:rPr>
          <w:rFonts w:ascii="Times New Roman" w:hAnsi="Times New Roman" w:cs="Times New Roman"/>
          <w:sz w:val="26"/>
          <w:szCs w:val="26"/>
        </w:rPr>
        <w:t xml:space="preserve">The Analysis of Variance (ANOVA) can determine whether there is a statistically significant difference between the means of multiple groups, but it cannot identify which specific groups differ from one another. </w:t>
      </w:r>
    </w:p>
    <w:p w14:paraId="46EC1CA0" w14:textId="77777777" w:rsidR="000543C6" w:rsidRPr="00D0706E" w:rsidRDefault="000543C6" w:rsidP="000543C6">
      <w:pPr>
        <w:pStyle w:val="ListParagraph"/>
        <w:spacing w:line="276" w:lineRule="auto"/>
        <w:jc w:val="both"/>
        <w:rPr>
          <w:rFonts w:ascii="Times New Roman" w:hAnsi="Times New Roman" w:cs="Times New Roman"/>
          <w:sz w:val="26"/>
          <w:szCs w:val="26"/>
        </w:rPr>
      </w:pPr>
    </w:p>
    <w:p w14:paraId="3E057BA1" w14:textId="6B12F639" w:rsidR="000543C6" w:rsidRPr="00D0706E" w:rsidRDefault="000543C6" w:rsidP="00E97339">
      <w:pPr>
        <w:pStyle w:val="ListParagraph"/>
        <w:numPr>
          <w:ilvl w:val="0"/>
          <w:numId w:val="8"/>
        </w:numPr>
        <w:spacing w:line="276" w:lineRule="auto"/>
        <w:jc w:val="both"/>
        <w:rPr>
          <w:rFonts w:ascii="Times New Roman" w:hAnsi="Times New Roman" w:cs="Times New Roman"/>
          <w:sz w:val="26"/>
          <w:szCs w:val="26"/>
        </w:rPr>
      </w:pPr>
      <w:r w:rsidRPr="00D0706E">
        <w:rPr>
          <w:rFonts w:ascii="Times New Roman" w:hAnsi="Times New Roman" w:cs="Times New Roman"/>
          <w:sz w:val="26"/>
          <w:szCs w:val="26"/>
        </w:rPr>
        <w:t xml:space="preserve">Post hoc comparison tests play the following roles: revealing specific differences: ANOVA provides a broad overview; post hoc tests enlarge the picture, revealing which pairs of groups have statistically different means. </w:t>
      </w:r>
    </w:p>
    <w:p w14:paraId="28D5882C" w14:textId="17591653" w:rsidR="000543C6" w:rsidRPr="00D0706E" w:rsidRDefault="000543C6" w:rsidP="00E97339">
      <w:pPr>
        <w:pStyle w:val="Heading1"/>
        <w:numPr>
          <w:ilvl w:val="2"/>
          <w:numId w:val="7"/>
        </w:numPr>
        <w:rPr>
          <w:sz w:val="26"/>
          <w:szCs w:val="26"/>
        </w:rPr>
      </w:pPr>
      <w:bookmarkStart w:id="4" w:name="_Toc162039217"/>
      <w:r w:rsidRPr="00D0706E">
        <w:rPr>
          <w:sz w:val="26"/>
          <w:szCs w:val="26"/>
        </w:rPr>
        <w:t>Example</w:t>
      </w:r>
      <w:bookmarkEnd w:id="4"/>
    </w:p>
    <w:p w14:paraId="1808C692" w14:textId="77777777" w:rsidR="000543C6" w:rsidRPr="00D0706E" w:rsidRDefault="000543C6" w:rsidP="000543C6">
      <w:pPr>
        <w:shd w:val="clear" w:color="auto" w:fill="FFFFFF"/>
        <w:spacing w:before="100" w:beforeAutospacing="1" w:after="100" w:afterAutospacing="1"/>
        <w:rPr>
          <w:color w:val="1F1F1F"/>
          <w:sz w:val="26"/>
          <w:szCs w:val="26"/>
        </w:rPr>
      </w:pPr>
      <w:r w:rsidRPr="00D0706E">
        <w:rPr>
          <w:color w:val="1F1F1F"/>
          <w:sz w:val="26"/>
          <w:szCs w:val="26"/>
        </w:rPr>
        <w:t>Imagine you're a teacher and you want to see if there's a difference in test scores between three different study methods (A, B, and C) used by your students. You conduct an exam and collect the scores.</w:t>
      </w:r>
    </w:p>
    <w:p w14:paraId="23B685F7" w14:textId="77777777" w:rsidR="000543C6" w:rsidRPr="00D0706E" w:rsidRDefault="000543C6" w:rsidP="000543C6">
      <w:pPr>
        <w:shd w:val="clear" w:color="auto" w:fill="FFFFFF"/>
        <w:spacing w:before="100" w:beforeAutospacing="1" w:after="100" w:afterAutospacing="1"/>
        <w:rPr>
          <w:color w:val="1F1F1F"/>
          <w:sz w:val="26"/>
          <w:szCs w:val="26"/>
        </w:rPr>
      </w:pPr>
      <w:r w:rsidRPr="00D0706E">
        <w:rPr>
          <w:color w:val="1F1F1F"/>
          <w:sz w:val="26"/>
          <w:szCs w:val="26"/>
        </w:rPr>
        <w:t>ANOVA tells you there's an overall significant difference in scores between the groups that used the different study methods. This is helpful, but it doesn't tell you which specific study method(s) led to different results.</w:t>
      </w:r>
    </w:p>
    <w:p w14:paraId="2C3E0DAD" w14:textId="77777777" w:rsidR="000543C6" w:rsidRPr="00D0706E" w:rsidRDefault="000543C6" w:rsidP="000543C6">
      <w:pPr>
        <w:shd w:val="clear" w:color="auto" w:fill="FFFFFF"/>
        <w:spacing w:before="100" w:beforeAutospacing="1" w:after="100" w:afterAutospacing="1"/>
        <w:rPr>
          <w:color w:val="1F1F1F"/>
          <w:sz w:val="26"/>
          <w:szCs w:val="26"/>
        </w:rPr>
      </w:pPr>
      <w:r w:rsidRPr="00D0706E">
        <w:rPr>
          <w:color w:val="1F1F1F"/>
          <w:sz w:val="26"/>
          <w:szCs w:val="26"/>
        </w:rPr>
        <w:t>Here's where a post hoc comparison test, like Tukey's HSD, comes in. It would perform multiple comparisons:</w:t>
      </w:r>
    </w:p>
    <w:p w14:paraId="639F817C" w14:textId="77777777" w:rsidR="000543C6" w:rsidRPr="00D0706E" w:rsidRDefault="000543C6" w:rsidP="00E97339">
      <w:pPr>
        <w:numPr>
          <w:ilvl w:val="0"/>
          <w:numId w:val="9"/>
        </w:numPr>
        <w:shd w:val="clear" w:color="auto" w:fill="FFFFFF"/>
        <w:spacing w:before="100" w:beforeAutospacing="1"/>
        <w:rPr>
          <w:color w:val="1F1F1F"/>
          <w:sz w:val="26"/>
          <w:szCs w:val="26"/>
        </w:rPr>
      </w:pPr>
      <w:r w:rsidRPr="00D0706E">
        <w:rPr>
          <w:color w:val="1F1F1F"/>
          <w:sz w:val="26"/>
          <w:szCs w:val="26"/>
        </w:rPr>
        <w:t>Average score of students using method A vs. average score of students using method B</w:t>
      </w:r>
    </w:p>
    <w:p w14:paraId="79375181" w14:textId="77777777" w:rsidR="000543C6" w:rsidRPr="00D0706E" w:rsidRDefault="000543C6" w:rsidP="00E97339">
      <w:pPr>
        <w:numPr>
          <w:ilvl w:val="0"/>
          <w:numId w:val="9"/>
        </w:numPr>
        <w:shd w:val="clear" w:color="auto" w:fill="FFFFFF"/>
        <w:spacing w:before="100" w:beforeAutospacing="1"/>
        <w:rPr>
          <w:color w:val="1F1F1F"/>
          <w:sz w:val="26"/>
          <w:szCs w:val="26"/>
        </w:rPr>
      </w:pPr>
      <w:r w:rsidRPr="00D0706E">
        <w:rPr>
          <w:color w:val="1F1F1F"/>
          <w:sz w:val="26"/>
          <w:szCs w:val="26"/>
        </w:rPr>
        <w:t>Average score of students using method A vs. average score of students using method C</w:t>
      </w:r>
    </w:p>
    <w:p w14:paraId="5A3EAB70" w14:textId="77777777" w:rsidR="000543C6" w:rsidRPr="00D0706E" w:rsidRDefault="000543C6" w:rsidP="00E97339">
      <w:pPr>
        <w:numPr>
          <w:ilvl w:val="0"/>
          <w:numId w:val="9"/>
        </w:numPr>
        <w:shd w:val="clear" w:color="auto" w:fill="FFFFFF"/>
        <w:spacing w:before="100" w:beforeAutospacing="1"/>
        <w:rPr>
          <w:color w:val="1F1F1F"/>
          <w:sz w:val="26"/>
          <w:szCs w:val="26"/>
        </w:rPr>
      </w:pPr>
      <w:r w:rsidRPr="00D0706E">
        <w:rPr>
          <w:color w:val="1F1F1F"/>
          <w:sz w:val="26"/>
          <w:szCs w:val="26"/>
        </w:rPr>
        <w:t>Average score of students using method B vs. average score of students using method C</w:t>
      </w:r>
    </w:p>
    <w:p w14:paraId="3143BEFB" w14:textId="77777777" w:rsidR="000543C6" w:rsidRPr="00D0706E" w:rsidRDefault="000543C6" w:rsidP="000543C6">
      <w:pPr>
        <w:shd w:val="clear" w:color="auto" w:fill="FFFFFF"/>
        <w:spacing w:before="100" w:beforeAutospacing="1" w:after="100" w:afterAutospacing="1"/>
        <w:rPr>
          <w:color w:val="1F1F1F"/>
          <w:sz w:val="26"/>
          <w:szCs w:val="26"/>
        </w:rPr>
      </w:pPr>
      <w:r w:rsidRPr="00D0706E">
        <w:rPr>
          <w:color w:val="1F1F1F"/>
          <w:sz w:val="26"/>
          <w:szCs w:val="26"/>
        </w:rPr>
        <w:t>The results of the post hoc test would tell you:</w:t>
      </w:r>
    </w:p>
    <w:p w14:paraId="0F026E1D" w14:textId="77777777" w:rsidR="000543C6" w:rsidRPr="00D0706E" w:rsidRDefault="000543C6" w:rsidP="00E97339">
      <w:pPr>
        <w:numPr>
          <w:ilvl w:val="0"/>
          <w:numId w:val="10"/>
        </w:numPr>
        <w:shd w:val="clear" w:color="auto" w:fill="FFFFFF"/>
        <w:spacing w:before="100" w:beforeAutospacing="1"/>
        <w:rPr>
          <w:color w:val="1F1F1F"/>
          <w:sz w:val="26"/>
          <w:szCs w:val="26"/>
        </w:rPr>
      </w:pPr>
      <w:r w:rsidRPr="00D0706E">
        <w:rPr>
          <w:color w:val="1F1F1F"/>
          <w:sz w:val="26"/>
          <w:szCs w:val="26"/>
        </w:rPr>
        <w:t>If students who used method A scored significantly different from those who used method B.</w:t>
      </w:r>
    </w:p>
    <w:p w14:paraId="6B471A96" w14:textId="77777777" w:rsidR="000543C6" w:rsidRPr="00D0706E" w:rsidRDefault="000543C6" w:rsidP="00E97339">
      <w:pPr>
        <w:numPr>
          <w:ilvl w:val="0"/>
          <w:numId w:val="10"/>
        </w:numPr>
        <w:shd w:val="clear" w:color="auto" w:fill="FFFFFF"/>
        <w:spacing w:before="100" w:beforeAutospacing="1"/>
        <w:rPr>
          <w:color w:val="1F1F1F"/>
          <w:sz w:val="26"/>
          <w:szCs w:val="26"/>
        </w:rPr>
      </w:pPr>
      <w:r w:rsidRPr="00D0706E">
        <w:rPr>
          <w:color w:val="1F1F1F"/>
          <w:sz w:val="26"/>
          <w:szCs w:val="26"/>
        </w:rPr>
        <w:t>If method A was statistically better or worse than method C.</w:t>
      </w:r>
    </w:p>
    <w:p w14:paraId="21D3D458" w14:textId="77777777" w:rsidR="000543C6" w:rsidRPr="00D0706E" w:rsidRDefault="000543C6" w:rsidP="00E97339">
      <w:pPr>
        <w:numPr>
          <w:ilvl w:val="0"/>
          <w:numId w:val="10"/>
        </w:numPr>
        <w:shd w:val="clear" w:color="auto" w:fill="FFFFFF"/>
        <w:spacing w:before="100" w:beforeAutospacing="1"/>
        <w:rPr>
          <w:color w:val="1F1F1F"/>
          <w:sz w:val="26"/>
          <w:szCs w:val="26"/>
        </w:rPr>
      </w:pPr>
      <w:r w:rsidRPr="00D0706E">
        <w:rPr>
          <w:color w:val="1F1F1F"/>
          <w:sz w:val="26"/>
          <w:szCs w:val="26"/>
        </w:rPr>
        <w:t>And finally, if there's a significant difference between the scores of students using method B and C.</w:t>
      </w:r>
    </w:p>
    <w:p w14:paraId="56860484" w14:textId="77777777" w:rsidR="000543C6" w:rsidRPr="00D0706E" w:rsidRDefault="000543C6" w:rsidP="000543C6">
      <w:pPr>
        <w:shd w:val="clear" w:color="auto" w:fill="FFFFFF"/>
        <w:spacing w:before="100" w:beforeAutospacing="1" w:after="100" w:afterAutospacing="1"/>
        <w:rPr>
          <w:color w:val="1F1F1F"/>
          <w:sz w:val="26"/>
          <w:szCs w:val="26"/>
        </w:rPr>
      </w:pPr>
      <w:r w:rsidRPr="00D0706E">
        <w:rPr>
          <w:color w:val="1F1F1F"/>
          <w:sz w:val="26"/>
          <w:szCs w:val="26"/>
        </w:rPr>
        <w:t>With this information, you can see which study methods led to statistically different test results, giving you a clearer picture of which methods might be most effective for your students.</w:t>
      </w:r>
    </w:p>
    <w:p w14:paraId="32ABCF08" w14:textId="77777777" w:rsidR="000543C6" w:rsidRPr="000543C6" w:rsidRDefault="000543C6" w:rsidP="000543C6">
      <w:pPr>
        <w:ind w:left="720"/>
      </w:pPr>
    </w:p>
    <w:p w14:paraId="62DC4E71" w14:textId="49530160" w:rsidR="00356AFE" w:rsidRPr="00356AFE" w:rsidRDefault="00356AFE" w:rsidP="000543C6"/>
    <w:p w14:paraId="16DE7C0F" w14:textId="393425AC" w:rsidR="00835B18" w:rsidRPr="00CD12D9" w:rsidRDefault="00835B18" w:rsidP="00275577">
      <w:pPr>
        <w:pStyle w:val="Heading1"/>
        <w:rPr>
          <w:rFonts w:cs="Times New Roman"/>
        </w:rPr>
      </w:pPr>
      <w:bookmarkStart w:id="5" w:name="_Toc162039218"/>
      <w:r w:rsidRPr="00CD12D9">
        <w:rPr>
          <w:rFonts w:cs="Times New Roman"/>
        </w:rPr>
        <w:t>1.</w:t>
      </w:r>
      <w:r w:rsidR="00480B7F">
        <w:rPr>
          <w:rFonts w:cs="Times New Roman"/>
          <w:lang w:val="vi-VN"/>
        </w:rPr>
        <w:t>3</w:t>
      </w:r>
      <w:r w:rsidRPr="00CD12D9">
        <w:rPr>
          <w:rFonts w:cs="Times New Roman"/>
        </w:rPr>
        <w:t xml:space="preserve"> </w:t>
      </w:r>
      <w:r w:rsidR="00A44197" w:rsidRPr="00CD12D9">
        <w:rPr>
          <w:rFonts w:cs="Times New Roman"/>
        </w:rPr>
        <w:t>Perform Chi Square test on the independence</w:t>
      </w:r>
      <w:r w:rsidR="0097108C" w:rsidRPr="00CD12D9">
        <w:rPr>
          <w:rFonts w:cs="Times New Roman"/>
        </w:rPr>
        <w:t xml:space="preserve"> of </w:t>
      </w:r>
      <w:r w:rsidR="785AFE0C" w:rsidRPr="00CD12D9">
        <w:rPr>
          <w:rFonts w:cs="Times New Roman"/>
        </w:rPr>
        <w:t>two categorical variables with the dataset Energy Drink Survey</w:t>
      </w:r>
      <w:bookmarkEnd w:id="5"/>
    </w:p>
    <w:p w14:paraId="605F6A2B" w14:textId="37C1B339" w:rsidR="1DFE6E14" w:rsidRPr="00D45BE7" w:rsidRDefault="19B20CA6" w:rsidP="00D45BE7">
      <w:pPr>
        <w:pStyle w:val="Heading2"/>
      </w:pPr>
      <w:bookmarkStart w:id="6" w:name="_Toc162039219"/>
      <w:r w:rsidRPr="00D45BE7">
        <w:t>1.</w:t>
      </w:r>
      <w:r w:rsidR="00480B7F" w:rsidRPr="00D45BE7">
        <w:t>3</w:t>
      </w:r>
      <w:r w:rsidRPr="00D45BE7">
        <w:t>.1 Using Excel</w:t>
      </w:r>
      <w:bookmarkEnd w:id="6"/>
    </w:p>
    <w:p w14:paraId="55CEEEA8" w14:textId="6A213D5F" w:rsidR="2A087DA4" w:rsidRDefault="1F6FA46F" w:rsidP="00167353">
      <w:pPr>
        <w:spacing w:line="360" w:lineRule="auto"/>
        <w:jc w:val="both"/>
      </w:pPr>
      <w:r>
        <w:rPr>
          <w:noProof/>
        </w:rPr>
        <w:drawing>
          <wp:inline distT="0" distB="0" distL="0" distR="0" wp14:anchorId="57473F99" wp14:editId="79485322">
            <wp:extent cx="5724524" cy="2486025"/>
            <wp:effectExtent l="0" t="0" r="0" b="0"/>
            <wp:docPr id="1312547189" name="Picture 131254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24524" cy="2486025"/>
                    </a:xfrm>
                    <a:prstGeom prst="rect">
                      <a:avLst/>
                    </a:prstGeom>
                  </pic:spPr>
                </pic:pic>
              </a:graphicData>
            </a:graphic>
          </wp:inline>
        </w:drawing>
      </w:r>
    </w:p>
    <w:p w14:paraId="5EFE2120" w14:textId="77777777" w:rsidR="00167353" w:rsidRDefault="00167353" w:rsidP="00167353">
      <w:pPr>
        <w:spacing w:line="360" w:lineRule="auto"/>
        <w:jc w:val="both"/>
      </w:pPr>
    </w:p>
    <w:p w14:paraId="3BAC44BB" w14:textId="77777777" w:rsidR="004E0DB3" w:rsidRPr="009C36D9" w:rsidRDefault="00D86A25" w:rsidP="00167353">
      <w:pPr>
        <w:spacing w:line="360" w:lineRule="auto"/>
        <w:jc w:val="both"/>
        <w:rPr>
          <w:sz w:val="26"/>
          <w:szCs w:val="26"/>
        </w:rPr>
      </w:pPr>
      <w:r w:rsidRPr="009C36D9">
        <w:rPr>
          <w:sz w:val="26"/>
          <w:szCs w:val="26"/>
        </w:rPr>
        <w:t>This is a summary of the dataset, the table in the right</w:t>
      </w:r>
      <w:r w:rsidR="00184D6A" w:rsidRPr="009C36D9">
        <w:rPr>
          <w:sz w:val="26"/>
          <w:szCs w:val="26"/>
        </w:rPr>
        <w:t>-hand</w:t>
      </w:r>
      <w:r w:rsidRPr="009C36D9">
        <w:rPr>
          <w:sz w:val="26"/>
          <w:szCs w:val="26"/>
        </w:rPr>
        <w:t xml:space="preserve"> corner shows the number of men and women along with the total number of drinks they </w:t>
      </w:r>
      <w:r w:rsidR="00184D6A" w:rsidRPr="009C36D9">
        <w:rPr>
          <w:sz w:val="26"/>
          <w:szCs w:val="26"/>
        </w:rPr>
        <w:t>consume. This table is also the table of theoretical values</w:t>
      </w:r>
      <w:r w:rsidR="004E0DB3" w:rsidRPr="009C36D9">
        <w:rPr>
          <w:sz w:val="26"/>
          <w:szCs w:val="26"/>
        </w:rPr>
        <w:t>.</w:t>
      </w:r>
    </w:p>
    <w:p w14:paraId="30F2BF1D" w14:textId="1B919921" w:rsidR="006C701D" w:rsidRPr="009C36D9" w:rsidRDefault="000C6D8D" w:rsidP="00167353">
      <w:pPr>
        <w:spacing w:line="360" w:lineRule="auto"/>
        <w:jc w:val="both"/>
        <w:rPr>
          <w:sz w:val="26"/>
          <w:szCs w:val="26"/>
        </w:rPr>
      </w:pPr>
      <w:r w:rsidRPr="009C36D9">
        <w:rPr>
          <w:sz w:val="26"/>
          <w:szCs w:val="26"/>
        </w:rPr>
        <w:t>As</w:t>
      </w:r>
      <w:r w:rsidR="001A54EE" w:rsidRPr="009C36D9">
        <w:rPr>
          <w:sz w:val="26"/>
          <w:szCs w:val="26"/>
        </w:rPr>
        <w:t xml:space="preserve"> </w:t>
      </w:r>
      <w:r w:rsidRPr="009C36D9">
        <w:rPr>
          <w:sz w:val="26"/>
          <w:szCs w:val="26"/>
        </w:rPr>
        <w:t>a result on</w:t>
      </w:r>
      <w:r w:rsidR="001A54EE" w:rsidRPr="009C36D9">
        <w:rPr>
          <w:sz w:val="26"/>
          <w:szCs w:val="26"/>
        </w:rPr>
        <w:t xml:space="preserve"> the figure, </w:t>
      </w:r>
      <w:proofErr w:type="gramStart"/>
      <w:r w:rsidR="001A54EE" w:rsidRPr="009C36D9">
        <w:rPr>
          <w:sz w:val="26"/>
          <w:szCs w:val="26"/>
        </w:rPr>
        <w:t>it can be seen that the</w:t>
      </w:r>
      <w:proofErr w:type="gramEnd"/>
      <w:r w:rsidR="001A54EE" w:rsidRPr="009C36D9">
        <w:rPr>
          <w:sz w:val="26"/>
          <w:szCs w:val="26"/>
        </w:rPr>
        <w:t xml:space="preserve"> total number of users choosing brand 1 is 34, brand 2 is 23, brand 3 is 43</w:t>
      </w:r>
      <w:r w:rsidRPr="009C36D9">
        <w:rPr>
          <w:sz w:val="26"/>
          <w:szCs w:val="26"/>
        </w:rPr>
        <w:t>. The total number of females using all 3 brands is 37 and for males it is 63. Thus, the number of men and women in this dataset is 100 people in total</w:t>
      </w:r>
      <w:r w:rsidR="00A33CBB" w:rsidRPr="009C36D9">
        <w:rPr>
          <w:sz w:val="26"/>
          <w:szCs w:val="26"/>
        </w:rPr>
        <w:t>.</w:t>
      </w:r>
    </w:p>
    <w:p w14:paraId="04E760BD" w14:textId="4B4990E5" w:rsidR="00D054FD" w:rsidRPr="009C36D9" w:rsidRDefault="00D054FD" w:rsidP="00C424BF">
      <w:pPr>
        <w:spacing w:line="360" w:lineRule="auto"/>
        <w:jc w:val="center"/>
        <w:rPr>
          <w:sz w:val="26"/>
          <w:szCs w:val="26"/>
        </w:rPr>
      </w:pPr>
      <w:r w:rsidRPr="009C36D9">
        <w:rPr>
          <w:sz w:val="26"/>
          <w:szCs w:val="26"/>
        </w:rPr>
        <w:drawing>
          <wp:inline distT="0" distB="0" distL="0" distR="0" wp14:anchorId="60488FC9" wp14:editId="5AC0EFC1">
            <wp:extent cx="3181794" cy="962159"/>
            <wp:effectExtent l="0" t="0" r="0" b="9525"/>
            <wp:docPr id="1442429316" name="Picture 1" descr="A close-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29316" name="Picture 1" descr="A close-up of a label&#10;&#10;Description automatically generated"/>
                    <pic:cNvPicPr/>
                  </pic:nvPicPr>
                  <pic:blipFill>
                    <a:blip r:embed="rId22"/>
                    <a:stretch>
                      <a:fillRect/>
                    </a:stretch>
                  </pic:blipFill>
                  <pic:spPr>
                    <a:xfrm>
                      <a:off x="0" y="0"/>
                      <a:ext cx="3181794" cy="962159"/>
                    </a:xfrm>
                    <a:prstGeom prst="rect">
                      <a:avLst/>
                    </a:prstGeom>
                  </pic:spPr>
                </pic:pic>
              </a:graphicData>
            </a:graphic>
          </wp:inline>
        </w:drawing>
      </w:r>
    </w:p>
    <w:p w14:paraId="7A4B53EA" w14:textId="77777777" w:rsidR="00167353" w:rsidRPr="009C36D9" w:rsidRDefault="00167353" w:rsidP="00167353">
      <w:pPr>
        <w:spacing w:line="360" w:lineRule="auto"/>
        <w:jc w:val="both"/>
        <w:rPr>
          <w:sz w:val="26"/>
          <w:szCs w:val="26"/>
        </w:rPr>
      </w:pPr>
    </w:p>
    <w:p w14:paraId="30E0AAED" w14:textId="46C45CD0" w:rsidR="00D054FD" w:rsidRPr="009C36D9" w:rsidRDefault="00B21311" w:rsidP="00167353">
      <w:pPr>
        <w:spacing w:line="360" w:lineRule="auto"/>
        <w:jc w:val="both"/>
        <w:rPr>
          <w:sz w:val="26"/>
          <w:szCs w:val="26"/>
        </w:rPr>
      </w:pPr>
      <w:r w:rsidRPr="009C36D9">
        <w:rPr>
          <w:sz w:val="26"/>
          <w:szCs w:val="26"/>
        </w:rPr>
        <w:t>First, create an expected value table that contains no values at all.</w:t>
      </w:r>
    </w:p>
    <w:p w14:paraId="2C556C18" w14:textId="61A6EBCA" w:rsidR="00B21311" w:rsidRPr="009C36D9" w:rsidRDefault="00A33A4A" w:rsidP="00167353">
      <w:pPr>
        <w:spacing w:line="360" w:lineRule="auto"/>
        <w:jc w:val="both"/>
        <w:rPr>
          <w:sz w:val="26"/>
          <w:szCs w:val="26"/>
        </w:rPr>
      </w:pPr>
      <w:r w:rsidRPr="009C36D9">
        <w:rPr>
          <w:sz w:val="26"/>
          <w:szCs w:val="26"/>
        </w:rPr>
        <w:drawing>
          <wp:inline distT="0" distB="0" distL="0" distR="0" wp14:anchorId="5BB08078" wp14:editId="00AD874F">
            <wp:extent cx="5731510" cy="1729740"/>
            <wp:effectExtent l="0" t="0" r="2540" b="3810"/>
            <wp:docPr id="13083449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44980" name="Picture 1" descr="A screenshot of a computer&#10;&#10;Description automatically generated"/>
                    <pic:cNvPicPr/>
                  </pic:nvPicPr>
                  <pic:blipFill>
                    <a:blip r:embed="rId23"/>
                    <a:stretch>
                      <a:fillRect/>
                    </a:stretch>
                  </pic:blipFill>
                  <pic:spPr>
                    <a:xfrm>
                      <a:off x="0" y="0"/>
                      <a:ext cx="5731510" cy="1729740"/>
                    </a:xfrm>
                    <a:prstGeom prst="rect">
                      <a:avLst/>
                    </a:prstGeom>
                  </pic:spPr>
                </pic:pic>
              </a:graphicData>
            </a:graphic>
          </wp:inline>
        </w:drawing>
      </w:r>
    </w:p>
    <w:p w14:paraId="2D1D3A20" w14:textId="77777777" w:rsidR="00167353" w:rsidRPr="009C36D9" w:rsidRDefault="00167353" w:rsidP="00167353">
      <w:pPr>
        <w:spacing w:line="360" w:lineRule="auto"/>
        <w:jc w:val="both"/>
        <w:rPr>
          <w:sz w:val="26"/>
          <w:szCs w:val="26"/>
        </w:rPr>
      </w:pPr>
    </w:p>
    <w:p w14:paraId="6BFE4A24" w14:textId="63C0F686" w:rsidR="002E62E1" w:rsidRPr="009C36D9" w:rsidRDefault="0087718A" w:rsidP="00167353">
      <w:pPr>
        <w:spacing w:line="360" w:lineRule="auto"/>
        <w:jc w:val="both"/>
        <w:rPr>
          <w:sz w:val="26"/>
          <w:szCs w:val="26"/>
        </w:rPr>
      </w:pPr>
      <w:r w:rsidRPr="009C36D9">
        <w:rPr>
          <w:sz w:val="26"/>
          <w:szCs w:val="26"/>
        </w:rPr>
        <w:t>To calculate the expected value of each object, execute the excel statement as above. The details of the formula are as follows: Grand Total of Brand X * Grand Total of Y / Sum of Grand Total/ where x represents the value from 1 - 3 and y represents the male and female sexes</w:t>
      </w:r>
      <w:r w:rsidR="00343F49" w:rsidRPr="009C36D9">
        <w:rPr>
          <w:sz w:val="26"/>
          <w:szCs w:val="26"/>
        </w:rPr>
        <w:t>.</w:t>
      </w:r>
    </w:p>
    <w:p w14:paraId="2BF79713" w14:textId="59770D67" w:rsidR="00343F49" w:rsidRPr="009C36D9" w:rsidRDefault="00343F49" w:rsidP="00167353">
      <w:pPr>
        <w:spacing w:line="360" w:lineRule="auto"/>
        <w:jc w:val="both"/>
        <w:rPr>
          <w:sz w:val="26"/>
          <w:szCs w:val="26"/>
        </w:rPr>
      </w:pPr>
      <w:r w:rsidRPr="009C36D9">
        <w:rPr>
          <w:sz w:val="26"/>
          <w:szCs w:val="26"/>
        </w:rPr>
        <w:drawing>
          <wp:inline distT="0" distB="0" distL="0" distR="0" wp14:anchorId="474A1C55" wp14:editId="368D8475">
            <wp:extent cx="5731510" cy="2696845"/>
            <wp:effectExtent l="0" t="0" r="2540" b="8255"/>
            <wp:docPr id="1494433976"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33976" name="Picture 1" descr="A screenshot of a spreadsheet&#10;&#10;Description automatically generated"/>
                    <pic:cNvPicPr/>
                  </pic:nvPicPr>
                  <pic:blipFill>
                    <a:blip r:embed="rId24"/>
                    <a:stretch>
                      <a:fillRect/>
                    </a:stretch>
                  </pic:blipFill>
                  <pic:spPr>
                    <a:xfrm>
                      <a:off x="0" y="0"/>
                      <a:ext cx="5731510" cy="2696845"/>
                    </a:xfrm>
                    <a:prstGeom prst="rect">
                      <a:avLst/>
                    </a:prstGeom>
                  </pic:spPr>
                </pic:pic>
              </a:graphicData>
            </a:graphic>
          </wp:inline>
        </w:drawing>
      </w:r>
    </w:p>
    <w:p w14:paraId="4FED79E6" w14:textId="77777777" w:rsidR="00167353" w:rsidRPr="009C36D9" w:rsidRDefault="00167353" w:rsidP="00167353">
      <w:pPr>
        <w:spacing w:line="360" w:lineRule="auto"/>
        <w:jc w:val="both"/>
        <w:rPr>
          <w:sz w:val="26"/>
          <w:szCs w:val="26"/>
        </w:rPr>
      </w:pPr>
    </w:p>
    <w:p w14:paraId="024EEDED" w14:textId="77777777" w:rsidR="00B416FC" w:rsidRPr="009C36D9" w:rsidRDefault="00865A01" w:rsidP="00167353">
      <w:pPr>
        <w:spacing w:line="360" w:lineRule="auto"/>
        <w:jc w:val="both"/>
        <w:rPr>
          <w:sz w:val="26"/>
          <w:szCs w:val="26"/>
          <w:lang w:val="vi-VN"/>
        </w:rPr>
      </w:pPr>
      <w:r w:rsidRPr="009C36D9">
        <w:rPr>
          <w:sz w:val="26"/>
          <w:szCs w:val="26"/>
        </w:rPr>
        <w:t xml:space="preserve">To perform the test, use the function in excel with the syntax: CHISQ. </w:t>
      </w:r>
      <w:proofErr w:type="gramStart"/>
      <w:r w:rsidRPr="009C36D9">
        <w:rPr>
          <w:sz w:val="26"/>
          <w:szCs w:val="26"/>
        </w:rPr>
        <w:t>TEST(</w:t>
      </w:r>
      <w:proofErr w:type="spellStart"/>
      <w:proofErr w:type="gramEnd"/>
      <w:r w:rsidRPr="009C36D9">
        <w:rPr>
          <w:sz w:val="26"/>
          <w:szCs w:val="26"/>
        </w:rPr>
        <w:t>actual_range</w:t>
      </w:r>
      <w:proofErr w:type="spellEnd"/>
      <w:r w:rsidRPr="009C36D9">
        <w:rPr>
          <w:sz w:val="26"/>
          <w:szCs w:val="26"/>
        </w:rPr>
        <w:t xml:space="preserve">, </w:t>
      </w:r>
      <w:proofErr w:type="spellStart"/>
      <w:r w:rsidRPr="009C36D9">
        <w:rPr>
          <w:sz w:val="26"/>
          <w:szCs w:val="26"/>
        </w:rPr>
        <w:t>expected_range</w:t>
      </w:r>
      <w:proofErr w:type="spellEnd"/>
      <w:r w:rsidRPr="009C36D9">
        <w:rPr>
          <w:sz w:val="26"/>
          <w:szCs w:val="26"/>
        </w:rPr>
        <w:t>). In this article, the formula is represented as follows:</w:t>
      </w:r>
      <w:r w:rsidR="00C424BF" w:rsidRPr="009C36D9">
        <w:rPr>
          <w:sz w:val="26"/>
          <w:szCs w:val="26"/>
        </w:rPr>
        <w:t xml:space="preserve"> </w:t>
      </w:r>
      <w:r w:rsidRPr="009C36D9">
        <w:rPr>
          <w:sz w:val="26"/>
          <w:szCs w:val="26"/>
        </w:rPr>
        <w:t xml:space="preserve">=CHISQ. </w:t>
      </w:r>
      <w:proofErr w:type="gramStart"/>
      <w:r w:rsidRPr="009C36D9">
        <w:rPr>
          <w:sz w:val="26"/>
          <w:szCs w:val="26"/>
        </w:rPr>
        <w:t>TEST(</w:t>
      </w:r>
      <w:proofErr w:type="gramEnd"/>
      <w:r w:rsidRPr="009C36D9">
        <w:rPr>
          <w:sz w:val="26"/>
          <w:szCs w:val="26"/>
        </w:rPr>
        <w:t>F6:H7,F14:H15).</w:t>
      </w:r>
      <w:r w:rsidR="000E0404" w:rsidRPr="009C36D9">
        <w:rPr>
          <w:sz w:val="26"/>
          <w:szCs w:val="26"/>
          <w:lang w:val="vi-VN"/>
        </w:rPr>
        <w:t xml:space="preserve"> The p-value</w:t>
      </w:r>
      <w:r w:rsidR="005A5AE0" w:rsidRPr="009C36D9">
        <w:rPr>
          <w:sz w:val="26"/>
          <w:szCs w:val="26"/>
          <w:lang w:val="vi-VN"/>
        </w:rPr>
        <w:t xml:space="preserve"> = Chi-Square test</w:t>
      </w:r>
      <w:r w:rsidR="005D7BC7" w:rsidRPr="009C36D9">
        <w:rPr>
          <w:sz w:val="26"/>
          <w:szCs w:val="26"/>
          <w:lang w:val="vi-VN"/>
        </w:rPr>
        <w:t xml:space="preserve"> above &lt; 0.05</w:t>
      </w:r>
      <w:r w:rsidR="00B416FC" w:rsidRPr="009C36D9">
        <w:rPr>
          <w:sz w:val="26"/>
          <w:szCs w:val="26"/>
          <w:lang w:val="vi-VN"/>
        </w:rPr>
        <w:t>.</w:t>
      </w:r>
    </w:p>
    <w:p w14:paraId="5E7FECE7" w14:textId="7068DF64" w:rsidR="007E02CB" w:rsidRPr="009C36D9" w:rsidRDefault="00533CB6" w:rsidP="00167353">
      <w:pPr>
        <w:spacing w:line="360" w:lineRule="auto"/>
        <w:jc w:val="both"/>
        <w:rPr>
          <w:sz w:val="26"/>
          <w:szCs w:val="26"/>
          <w:lang w:val="vi-VN"/>
        </w:rPr>
      </w:pPr>
      <w:r w:rsidRPr="009C36D9">
        <w:rPr>
          <w:sz w:val="26"/>
          <w:szCs w:val="26"/>
          <w:lang w:val="vi-VN"/>
        </w:rPr>
        <w:t>=&gt; Reject H0  - which means that the variables are unrelated and providing support for the H1 that the variables are related.</w:t>
      </w:r>
    </w:p>
    <w:p w14:paraId="4293B3E6" w14:textId="30D117D9" w:rsidR="00EE0F5A" w:rsidRPr="009C36D9" w:rsidRDefault="00800AA2" w:rsidP="00167353">
      <w:pPr>
        <w:spacing w:line="360" w:lineRule="auto"/>
        <w:jc w:val="both"/>
        <w:rPr>
          <w:sz w:val="26"/>
          <w:szCs w:val="26"/>
        </w:rPr>
      </w:pPr>
      <w:r w:rsidRPr="009C36D9">
        <w:rPr>
          <w:sz w:val="26"/>
          <w:szCs w:val="26"/>
        </w:rPr>
        <w:drawing>
          <wp:inline distT="0" distB="0" distL="0" distR="0" wp14:anchorId="608CA870" wp14:editId="24B22047">
            <wp:extent cx="5731510" cy="1608455"/>
            <wp:effectExtent l="0" t="0" r="0" b="4445"/>
            <wp:docPr id="204644572"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4572" name="Picture 1" descr="A screenshot of a spreadshee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608455"/>
                    </a:xfrm>
                    <a:prstGeom prst="rect">
                      <a:avLst/>
                    </a:prstGeom>
                  </pic:spPr>
                </pic:pic>
              </a:graphicData>
            </a:graphic>
          </wp:inline>
        </w:drawing>
      </w:r>
    </w:p>
    <w:p w14:paraId="0A4D8A1C" w14:textId="77777777" w:rsidR="0021087C" w:rsidRPr="009C36D9" w:rsidRDefault="0021087C" w:rsidP="00167353">
      <w:pPr>
        <w:spacing w:line="360" w:lineRule="auto"/>
        <w:jc w:val="both"/>
        <w:rPr>
          <w:sz w:val="26"/>
          <w:szCs w:val="26"/>
        </w:rPr>
      </w:pPr>
    </w:p>
    <w:p w14:paraId="20DD99DC" w14:textId="49CD4B24" w:rsidR="0013327C" w:rsidRPr="009C36D9" w:rsidRDefault="0013327C" w:rsidP="0013327C">
      <w:pPr>
        <w:spacing w:line="360" w:lineRule="auto"/>
        <w:rPr>
          <w:b/>
          <w:sz w:val="26"/>
          <w:szCs w:val="26"/>
        </w:rPr>
      </w:pPr>
      <w:r w:rsidRPr="009C36D9">
        <w:rPr>
          <w:b/>
          <w:sz w:val="26"/>
          <w:szCs w:val="26"/>
        </w:rPr>
        <w:t>Chi-square = 6.49242508</w:t>
      </w:r>
    </w:p>
    <w:p w14:paraId="62244684" w14:textId="2FCB5FD7" w:rsidR="00800AA2" w:rsidRPr="009C36D9" w:rsidRDefault="00DA60D4" w:rsidP="00167353">
      <w:pPr>
        <w:spacing w:line="360" w:lineRule="auto"/>
        <w:jc w:val="both"/>
        <w:rPr>
          <w:sz w:val="26"/>
          <w:szCs w:val="26"/>
        </w:rPr>
      </w:pPr>
      <w:r w:rsidRPr="009C36D9">
        <w:rPr>
          <w:sz w:val="26"/>
          <w:szCs w:val="26"/>
        </w:rPr>
        <w:t>This is a result after calculating chi-square using the formular below:</w:t>
      </w:r>
    </w:p>
    <w:p w14:paraId="77A2B902" w14:textId="395501FA" w:rsidR="00DA60D4" w:rsidRDefault="00C45102" w:rsidP="00C45102">
      <w:pPr>
        <w:spacing w:line="360" w:lineRule="auto"/>
        <w:jc w:val="center"/>
        <w:rPr>
          <w:color w:val="000000"/>
          <w:sz w:val="26"/>
          <w:szCs w:val="26"/>
          <w:bdr w:val="none" w:sz="0" w:space="0" w:color="auto" w:frame="1"/>
        </w:rPr>
      </w:pPr>
      <w:r w:rsidRPr="008C41A0">
        <w:rPr>
          <w:color w:val="000000"/>
          <w:sz w:val="26"/>
          <w:szCs w:val="26"/>
          <w:bdr w:val="none" w:sz="0" w:space="0" w:color="auto" w:frame="1"/>
        </w:rPr>
        <w:fldChar w:fldCharType="begin"/>
      </w:r>
      <w:r w:rsidRPr="008C41A0">
        <w:rPr>
          <w:color w:val="000000"/>
          <w:sz w:val="26"/>
          <w:szCs w:val="26"/>
          <w:bdr w:val="none" w:sz="0" w:space="0" w:color="auto" w:frame="1"/>
        </w:rPr>
        <w:instrText xml:space="preserve"> INCLUDEPICTURE "https://lh6.googleusercontent.com/TGIEXIrO_rJeVA23QWDDCq9X7BuZewImnwfQ6v_PHvZq0tussXR8bXVOzy0YeFk0t7yntkID0j5epouh7MSC4L9uuw8pjCJR1VG_IGlYSXeZgkiMQemgZZiCqxy9GEdzUCfQP0oRtuE7TxzVjFffcA" \* MERGEFORMATINET </w:instrText>
      </w:r>
      <w:r w:rsidRPr="008C41A0">
        <w:rPr>
          <w:color w:val="000000"/>
          <w:sz w:val="26"/>
          <w:szCs w:val="26"/>
          <w:bdr w:val="none" w:sz="0" w:space="0" w:color="auto" w:frame="1"/>
        </w:rPr>
        <w:fldChar w:fldCharType="separate"/>
      </w:r>
      <w:r w:rsidRPr="008C41A0">
        <w:rPr>
          <w:noProof/>
          <w:color w:val="000000"/>
          <w:sz w:val="26"/>
          <w:szCs w:val="26"/>
          <w:bdr w:val="none" w:sz="0" w:space="0" w:color="auto" w:frame="1"/>
        </w:rPr>
        <w:drawing>
          <wp:inline distT="0" distB="0" distL="0" distR="0" wp14:anchorId="0D3998FC" wp14:editId="75AEA1C2">
            <wp:extent cx="2320290" cy="845820"/>
            <wp:effectExtent l="0" t="0" r="3810" b="5080"/>
            <wp:docPr id="1328622985" name="Picture 1328622985" descr="A mathematical equation with a number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22985" name="Picture 10" descr="A mathematical equation with a number and a line&#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20290" cy="845820"/>
                    </a:xfrm>
                    <a:prstGeom prst="rect">
                      <a:avLst/>
                    </a:prstGeom>
                    <a:noFill/>
                    <a:ln>
                      <a:noFill/>
                    </a:ln>
                  </pic:spPr>
                </pic:pic>
              </a:graphicData>
            </a:graphic>
          </wp:inline>
        </w:drawing>
      </w:r>
      <w:r w:rsidRPr="008C41A0">
        <w:rPr>
          <w:color w:val="000000"/>
          <w:sz w:val="26"/>
          <w:szCs w:val="26"/>
          <w:bdr w:val="none" w:sz="0" w:space="0" w:color="auto" w:frame="1"/>
        </w:rPr>
        <w:fldChar w:fldCharType="end"/>
      </w:r>
    </w:p>
    <w:p w14:paraId="4026A4AA" w14:textId="77777777" w:rsidR="0021087C" w:rsidRDefault="0021087C" w:rsidP="00C45102">
      <w:pPr>
        <w:spacing w:line="360" w:lineRule="auto"/>
        <w:jc w:val="center"/>
        <w:rPr>
          <w:color w:val="000000"/>
          <w:sz w:val="26"/>
          <w:szCs w:val="26"/>
          <w:bdr w:val="none" w:sz="0" w:space="0" w:color="auto" w:frame="1"/>
        </w:rPr>
      </w:pPr>
    </w:p>
    <w:p w14:paraId="0C455C0E" w14:textId="77777777" w:rsidR="00075EBF" w:rsidRPr="009C36D9" w:rsidRDefault="00075EBF" w:rsidP="00075EBF">
      <w:pPr>
        <w:pStyle w:val="NormalWeb"/>
        <w:jc w:val="both"/>
        <w:rPr>
          <w:sz w:val="26"/>
          <w:szCs w:val="26"/>
        </w:rPr>
      </w:pPr>
      <w:r w:rsidRPr="008C41A0">
        <w:rPr>
          <w:color w:val="000000"/>
          <w:sz w:val="26"/>
          <w:szCs w:val="26"/>
        </w:rPr>
        <w:t>Where: </w:t>
      </w:r>
    </w:p>
    <w:p w14:paraId="5BE93962" w14:textId="77777777" w:rsidR="00075EBF" w:rsidRPr="009C36D9" w:rsidRDefault="00075EBF" w:rsidP="00075EBF">
      <w:pPr>
        <w:pStyle w:val="NormalWeb"/>
        <w:jc w:val="both"/>
        <w:rPr>
          <w:sz w:val="26"/>
          <w:szCs w:val="26"/>
        </w:rPr>
      </w:pPr>
      <w:r w:rsidRPr="008C41A0">
        <w:rPr>
          <w:color w:val="000000"/>
          <w:sz w:val="26"/>
          <w:szCs w:val="26"/>
        </w:rPr>
        <w:t>Χ</w:t>
      </w:r>
      <w:r w:rsidRPr="009C36D9">
        <w:rPr>
          <w:color w:val="000000"/>
          <w:sz w:val="26"/>
          <w:szCs w:val="26"/>
          <w:vertAlign w:val="superscript"/>
        </w:rPr>
        <w:t>2</w:t>
      </w:r>
      <w:r w:rsidRPr="008C41A0">
        <w:rPr>
          <w:color w:val="000000"/>
          <w:sz w:val="26"/>
          <w:szCs w:val="26"/>
        </w:rPr>
        <w:t>: the chi-square test statistic</w:t>
      </w:r>
    </w:p>
    <w:p w14:paraId="1D4B5C90" w14:textId="77777777" w:rsidR="00075EBF" w:rsidRPr="009C36D9" w:rsidRDefault="00075EBF" w:rsidP="00075EBF">
      <w:pPr>
        <w:pStyle w:val="NormalWeb"/>
        <w:jc w:val="both"/>
        <w:rPr>
          <w:sz w:val="26"/>
          <w:szCs w:val="26"/>
        </w:rPr>
      </w:pPr>
      <w:proofErr w:type="spellStart"/>
      <w:proofErr w:type="gramStart"/>
      <w:r w:rsidRPr="008C41A0">
        <w:rPr>
          <w:i/>
          <w:iCs/>
          <w:color w:val="000000"/>
          <w:sz w:val="26"/>
          <w:szCs w:val="26"/>
        </w:rPr>
        <w:t>f</w:t>
      </w:r>
      <w:r w:rsidRPr="009C36D9">
        <w:rPr>
          <w:i/>
          <w:color w:val="000000"/>
          <w:sz w:val="26"/>
          <w:szCs w:val="26"/>
          <w:vertAlign w:val="subscript"/>
        </w:rPr>
        <w:t>o</w:t>
      </w:r>
      <w:proofErr w:type="spellEnd"/>
      <w:r w:rsidRPr="009C36D9">
        <w:rPr>
          <w:i/>
          <w:color w:val="000000"/>
          <w:sz w:val="26"/>
          <w:szCs w:val="26"/>
          <w:vertAlign w:val="subscript"/>
        </w:rPr>
        <w:t xml:space="preserve"> </w:t>
      </w:r>
      <w:r w:rsidRPr="008C41A0">
        <w:rPr>
          <w:i/>
          <w:iCs/>
          <w:color w:val="000000"/>
          <w:sz w:val="26"/>
          <w:szCs w:val="26"/>
        </w:rPr>
        <w:t>:</w:t>
      </w:r>
      <w:proofErr w:type="gramEnd"/>
      <w:r w:rsidRPr="008C41A0">
        <w:rPr>
          <w:i/>
          <w:iCs/>
          <w:color w:val="000000"/>
          <w:sz w:val="26"/>
          <w:szCs w:val="26"/>
        </w:rPr>
        <w:t xml:space="preserve"> observed frequencies</w:t>
      </w:r>
    </w:p>
    <w:p w14:paraId="6F2AD2BB" w14:textId="77777777" w:rsidR="00075EBF" w:rsidRDefault="00075EBF" w:rsidP="00075EBF">
      <w:pPr>
        <w:pStyle w:val="NormalWeb"/>
        <w:jc w:val="both"/>
        <w:rPr>
          <w:color w:val="000000"/>
          <w:sz w:val="26"/>
          <w:szCs w:val="26"/>
        </w:rPr>
      </w:pPr>
      <w:proofErr w:type="spellStart"/>
      <w:proofErr w:type="gramStart"/>
      <w:r w:rsidRPr="008C41A0">
        <w:rPr>
          <w:i/>
          <w:iCs/>
          <w:color w:val="000000"/>
          <w:sz w:val="26"/>
          <w:szCs w:val="26"/>
        </w:rPr>
        <w:t>f</w:t>
      </w:r>
      <w:r w:rsidRPr="009C36D9">
        <w:rPr>
          <w:i/>
          <w:color w:val="000000"/>
          <w:sz w:val="26"/>
          <w:szCs w:val="26"/>
          <w:vertAlign w:val="subscript"/>
        </w:rPr>
        <w:t>e</w:t>
      </w:r>
      <w:proofErr w:type="spellEnd"/>
      <w:r w:rsidRPr="009C36D9">
        <w:rPr>
          <w:i/>
          <w:color w:val="000000"/>
          <w:sz w:val="26"/>
          <w:szCs w:val="26"/>
          <w:vertAlign w:val="subscript"/>
        </w:rPr>
        <w:t xml:space="preserve"> </w:t>
      </w:r>
      <w:r w:rsidRPr="008C41A0">
        <w:rPr>
          <w:color w:val="000000"/>
          <w:sz w:val="26"/>
          <w:szCs w:val="26"/>
        </w:rPr>
        <w:t>:</w:t>
      </w:r>
      <w:proofErr w:type="gramEnd"/>
      <w:r w:rsidRPr="008C41A0">
        <w:rPr>
          <w:color w:val="000000"/>
          <w:sz w:val="26"/>
          <w:szCs w:val="26"/>
        </w:rPr>
        <w:t xml:space="preserve"> expected frequencies</w:t>
      </w:r>
    </w:p>
    <w:p w14:paraId="1BA26CF4" w14:textId="52EAAF1F" w:rsidR="00E72B64" w:rsidRPr="009C36D9" w:rsidRDefault="00E72B64" w:rsidP="00E72B64">
      <w:pPr>
        <w:pStyle w:val="NormalWeb"/>
        <w:jc w:val="both"/>
        <w:rPr>
          <w:sz w:val="26"/>
          <w:szCs w:val="26"/>
        </w:rPr>
      </w:pPr>
      <w:r w:rsidRPr="009C36D9">
        <w:rPr>
          <w:sz w:val="26"/>
          <w:szCs w:val="26"/>
        </w:rPr>
        <w:t>The degrees of freedom (d</w:t>
      </w:r>
      <w:r w:rsidRPr="009C36D9">
        <w:rPr>
          <w:sz w:val="26"/>
          <w:szCs w:val="26"/>
          <w:lang w:val="vi-VN"/>
        </w:rPr>
        <w:t>o</w:t>
      </w:r>
      <w:r w:rsidRPr="009C36D9">
        <w:rPr>
          <w:sz w:val="26"/>
          <w:szCs w:val="26"/>
        </w:rPr>
        <w:t>f): (number of variable 1 groups − 1) * (number of variable 2 groups − 1).</w:t>
      </w:r>
    </w:p>
    <w:p w14:paraId="7B96F8F9" w14:textId="104D0D62" w:rsidR="00E72B64" w:rsidRPr="009C36D9" w:rsidRDefault="00E72B64" w:rsidP="00BC1F97">
      <w:pPr>
        <w:pStyle w:val="NormalWeb"/>
        <w:pBdr>
          <w:top w:val="single" w:sz="4" w:space="0" w:color="auto"/>
          <w:left w:val="single" w:sz="4" w:space="4" w:color="auto"/>
          <w:bottom w:val="single" w:sz="4" w:space="1" w:color="auto"/>
          <w:right w:val="single" w:sz="4" w:space="4" w:color="auto"/>
        </w:pBdr>
        <w:jc w:val="center"/>
        <w:rPr>
          <w:sz w:val="26"/>
          <w:szCs w:val="26"/>
        </w:rPr>
      </w:pPr>
      <w:r w:rsidRPr="009C36D9">
        <w:rPr>
          <w:sz w:val="26"/>
          <w:szCs w:val="26"/>
        </w:rPr>
        <w:t>d</w:t>
      </w:r>
      <w:r w:rsidRPr="009C36D9">
        <w:rPr>
          <w:sz w:val="26"/>
          <w:szCs w:val="26"/>
          <w:lang w:val="vi-VN"/>
        </w:rPr>
        <w:t>o</w:t>
      </w:r>
      <w:r w:rsidRPr="009C36D9">
        <w:rPr>
          <w:sz w:val="26"/>
          <w:szCs w:val="26"/>
        </w:rPr>
        <w:t>f = (2-1) * (3-1) = 1* 2 = 2</w:t>
      </w:r>
    </w:p>
    <w:p w14:paraId="0C57625B" w14:textId="597CA075" w:rsidR="00B416FC" w:rsidRPr="009C36D9" w:rsidRDefault="00E72B64" w:rsidP="00E72B64">
      <w:pPr>
        <w:pStyle w:val="NormalWeb"/>
        <w:jc w:val="both"/>
        <w:rPr>
          <w:sz w:val="26"/>
          <w:szCs w:val="26"/>
        </w:rPr>
      </w:pPr>
      <w:r w:rsidRPr="009C36D9">
        <w:rPr>
          <w:sz w:val="26"/>
          <w:szCs w:val="26"/>
        </w:rPr>
        <w:t>Significance level (α): 5% = 0.05</w:t>
      </w:r>
    </w:p>
    <w:p w14:paraId="52430658" w14:textId="1D248EEF" w:rsidR="00E66752" w:rsidRPr="009C36D9" w:rsidRDefault="00BF7763" w:rsidP="00E72B64">
      <w:pPr>
        <w:pStyle w:val="NormalWeb"/>
        <w:jc w:val="both"/>
        <w:rPr>
          <w:sz w:val="26"/>
          <w:szCs w:val="26"/>
        </w:rPr>
      </w:pPr>
      <w:r w:rsidRPr="009C36D9">
        <w:rPr>
          <w:noProof/>
          <w:sz w:val="26"/>
          <w:szCs w:val="26"/>
        </w:rPr>
        <w:drawing>
          <wp:inline distT="0" distB="0" distL="0" distR="0" wp14:anchorId="1E8C25EB" wp14:editId="10E3CBE6">
            <wp:extent cx="5731510" cy="2903220"/>
            <wp:effectExtent l="0" t="0" r="0" b="5080"/>
            <wp:docPr id="2039592962" name="Picture 3"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92962" name="Picture 3" descr="A screenshot of a spreadshee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689BF7F6" w14:textId="77777777" w:rsidR="0021087C" w:rsidRPr="009C36D9" w:rsidRDefault="0021087C" w:rsidP="00E72B64">
      <w:pPr>
        <w:pStyle w:val="NormalWeb"/>
        <w:jc w:val="both"/>
        <w:rPr>
          <w:sz w:val="26"/>
          <w:szCs w:val="26"/>
        </w:rPr>
      </w:pPr>
    </w:p>
    <w:p w14:paraId="0CF39C27" w14:textId="491C4CF8" w:rsidR="00D92933" w:rsidRPr="009C36D9" w:rsidRDefault="009168EA" w:rsidP="00D92933">
      <w:pPr>
        <w:pStyle w:val="NormalWeb"/>
        <w:jc w:val="both"/>
        <w:rPr>
          <w:sz w:val="26"/>
          <w:szCs w:val="26"/>
          <w:lang w:val="vi-VN"/>
        </w:rPr>
      </w:pPr>
      <w:r w:rsidRPr="009C36D9">
        <w:rPr>
          <w:sz w:val="26"/>
          <w:szCs w:val="26"/>
          <w:lang w:val="vi-VN"/>
        </w:rPr>
        <w:t>Calcultae the critical value by using</w:t>
      </w:r>
      <w:r w:rsidR="00124DE8" w:rsidRPr="009C36D9">
        <w:rPr>
          <w:sz w:val="26"/>
          <w:szCs w:val="26"/>
          <w:lang w:val="vi-VN"/>
        </w:rPr>
        <w:t xml:space="preserve"> CHISQ.INV.RT(df, )</w:t>
      </w:r>
      <w:r w:rsidR="00A078C8" w:rsidRPr="009C36D9">
        <w:rPr>
          <w:sz w:val="26"/>
          <w:szCs w:val="26"/>
          <w:lang w:val="vi-VN"/>
        </w:rPr>
        <w:t xml:space="preserve">. </w:t>
      </w:r>
      <w:r w:rsidR="00D92933" w:rsidRPr="009C36D9">
        <w:rPr>
          <w:sz w:val="26"/>
          <w:szCs w:val="26"/>
          <w:lang w:val="vi-VN"/>
        </w:rPr>
        <w:t>X</w:t>
      </w:r>
      <w:r w:rsidR="00D92933" w:rsidRPr="009C36D9">
        <w:rPr>
          <w:sz w:val="26"/>
          <w:szCs w:val="26"/>
          <w:vertAlign w:val="superscript"/>
          <w:lang w:val="vi-VN"/>
        </w:rPr>
        <w:t>2</w:t>
      </w:r>
      <w:r w:rsidR="00D92933" w:rsidRPr="009C36D9">
        <w:rPr>
          <w:sz w:val="26"/>
          <w:szCs w:val="26"/>
          <w:lang w:val="vi-VN"/>
        </w:rPr>
        <w:t xml:space="preserve"> &gt; Critical value </w:t>
      </w:r>
    </w:p>
    <w:p w14:paraId="6BD6BFF4" w14:textId="60C2BD3F" w:rsidR="00D92933" w:rsidRPr="009C36D9" w:rsidRDefault="00D92933" w:rsidP="00D92933">
      <w:pPr>
        <w:pStyle w:val="NormalWeb"/>
        <w:jc w:val="both"/>
        <w:rPr>
          <w:sz w:val="26"/>
          <w:szCs w:val="26"/>
          <w:lang w:val="vi-VN"/>
        </w:rPr>
      </w:pPr>
      <w:r w:rsidRPr="009C36D9">
        <w:rPr>
          <w:sz w:val="26"/>
          <w:szCs w:val="26"/>
          <w:lang w:val="vi-VN"/>
        </w:rPr>
        <w:t xml:space="preserve">=&gt; </w:t>
      </w:r>
      <w:r w:rsidR="0021087C" w:rsidRPr="009C36D9">
        <w:rPr>
          <w:sz w:val="26"/>
          <w:szCs w:val="26"/>
          <w:lang w:val="vi-VN"/>
        </w:rPr>
        <w:t>Rejecting H0 which means that the variables are unrelated and providing support for the H1 that the variables are related.</w:t>
      </w:r>
    </w:p>
    <w:p w14:paraId="55B5F136" w14:textId="3D5A41D5" w:rsidR="00644C94" w:rsidRPr="00275577" w:rsidRDefault="00480B7F" w:rsidP="00D45BE7">
      <w:pPr>
        <w:pStyle w:val="Heading2"/>
        <w:rPr>
          <w:lang w:val="vi-VN"/>
        </w:rPr>
      </w:pPr>
      <w:bookmarkStart w:id="7" w:name="_Toc162039220"/>
      <w:r w:rsidRPr="00275577">
        <w:rPr>
          <w:lang w:val="vi-VN"/>
        </w:rPr>
        <w:t xml:space="preserve">1.3.2 </w:t>
      </w:r>
      <w:r w:rsidR="19B20CA6" w:rsidRPr="00B414C6">
        <w:t>Using Python</w:t>
      </w:r>
      <w:bookmarkEnd w:id="7"/>
    </w:p>
    <w:p w14:paraId="684A1588" w14:textId="77777777" w:rsidR="00996461" w:rsidRDefault="00CB6938" w:rsidP="00996461">
      <w:pPr>
        <w:keepNext/>
        <w:spacing w:line="360" w:lineRule="auto"/>
      </w:pPr>
      <w:r w:rsidRPr="00CB6938">
        <w:rPr>
          <w:noProof/>
          <w:color w:val="2F5496" w:themeColor="accent1" w:themeShade="BF"/>
          <w:sz w:val="28"/>
          <w:szCs w:val="28"/>
        </w:rPr>
        <w:drawing>
          <wp:inline distT="0" distB="0" distL="0" distR="0" wp14:anchorId="3BE419CD" wp14:editId="7401CF80">
            <wp:extent cx="5731510" cy="1641475"/>
            <wp:effectExtent l="0" t="0" r="2540" b="0"/>
            <wp:docPr id="1430449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49939" name="Picture 1" descr="A screenshot of a computer&#10;&#10;Description automatically generated"/>
                    <pic:cNvPicPr/>
                  </pic:nvPicPr>
                  <pic:blipFill>
                    <a:blip r:embed="rId28"/>
                    <a:stretch>
                      <a:fillRect/>
                    </a:stretch>
                  </pic:blipFill>
                  <pic:spPr>
                    <a:xfrm>
                      <a:off x="0" y="0"/>
                      <a:ext cx="5731510" cy="1641475"/>
                    </a:xfrm>
                    <a:prstGeom prst="rect">
                      <a:avLst/>
                    </a:prstGeom>
                  </pic:spPr>
                </pic:pic>
              </a:graphicData>
            </a:graphic>
          </wp:inline>
        </w:drawing>
      </w:r>
    </w:p>
    <w:p w14:paraId="57C9DC78" w14:textId="59E1BACA" w:rsidR="00CB6938" w:rsidRPr="00CB6938" w:rsidRDefault="00996461" w:rsidP="00996461">
      <w:pPr>
        <w:pStyle w:val="Caption"/>
        <w:jc w:val="center"/>
        <w:rPr>
          <w:color w:val="2F5496" w:themeColor="accent1" w:themeShade="BF"/>
          <w:sz w:val="28"/>
          <w:szCs w:val="28"/>
        </w:rPr>
      </w:pPr>
      <w:bookmarkStart w:id="8" w:name="_Toc162038957"/>
      <w:r>
        <w:t xml:space="preserve">Figure </w:t>
      </w:r>
      <w:r w:rsidR="00DA10EA">
        <w:fldChar w:fldCharType="begin"/>
      </w:r>
      <w:r w:rsidR="00DA10EA">
        <w:instrText xml:space="preserve"> SEQ Figure \* ARABIC </w:instrText>
      </w:r>
      <w:r w:rsidR="00DA10EA">
        <w:fldChar w:fldCharType="separate"/>
      </w:r>
      <w:r w:rsidR="000D443A">
        <w:rPr>
          <w:noProof/>
        </w:rPr>
        <w:t>2</w:t>
      </w:r>
      <w:r w:rsidR="00DA10EA">
        <w:rPr>
          <w:noProof/>
        </w:rPr>
        <w:fldChar w:fldCharType="end"/>
      </w:r>
      <w:r>
        <w:t xml:space="preserve"> Import data and necessary </w:t>
      </w:r>
      <w:proofErr w:type="gramStart"/>
      <w:r>
        <w:t>library</w:t>
      </w:r>
      <w:bookmarkEnd w:id="8"/>
      <w:proofErr w:type="gramEnd"/>
    </w:p>
    <w:p w14:paraId="0A1848E6" w14:textId="77777777" w:rsidR="00621582" w:rsidRDefault="00621582" w:rsidP="00621582">
      <w:pPr>
        <w:keepNext/>
        <w:spacing w:line="360" w:lineRule="auto"/>
      </w:pPr>
      <w:r w:rsidRPr="00621582">
        <w:rPr>
          <w:noProof/>
          <w:color w:val="2F5496" w:themeColor="accent1" w:themeShade="BF"/>
          <w:sz w:val="28"/>
          <w:szCs w:val="28"/>
        </w:rPr>
        <w:drawing>
          <wp:inline distT="0" distB="0" distL="0" distR="0" wp14:anchorId="681D1BB1" wp14:editId="0323E2E9">
            <wp:extent cx="5731510" cy="948690"/>
            <wp:effectExtent l="0" t="0" r="2540" b="3810"/>
            <wp:docPr id="125138190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81902" name="Picture 1" descr="A close-up of a computer screen&#10;&#10;Description automatically generated"/>
                    <pic:cNvPicPr/>
                  </pic:nvPicPr>
                  <pic:blipFill>
                    <a:blip r:embed="rId29"/>
                    <a:stretch>
                      <a:fillRect/>
                    </a:stretch>
                  </pic:blipFill>
                  <pic:spPr>
                    <a:xfrm>
                      <a:off x="0" y="0"/>
                      <a:ext cx="5731510" cy="948690"/>
                    </a:xfrm>
                    <a:prstGeom prst="rect">
                      <a:avLst/>
                    </a:prstGeom>
                  </pic:spPr>
                </pic:pic>
              </a:graphicData>
            </a:graphic>
          </wp:inline>
        </w:drawing>
      </w:r>
    </w:p>
    <w:p w14:paraId="6BC0B9F0" w14:textId="3146AD9B" w:rsidR="00616069" w:rsidRDefault="00621582" w:rsidP="006A13A8">
      <w:pPr>
        <w:pStyle w:val="Caption"/>
        <w:jc w:val="center"/>
      </w:pPr>
      <w:bookmarkStart w:id="9" w:name="_Toc162038958"/>
      <w:r>
        <w:t xml:space="preserve">Figure </w:t>
      </w:r>
      <w:r w:rsidR="00DA10EA">
        <w:fldChar w:fldCharType="begin"/>
      </w:r>
      <w:r w:rsidR="00DA10EA">
        <w:instrText xml:space="preserve"> SEQ Figure \* ARABIC </w:instrText>
      </w:r>
      <w:r w:rsidR="00DA10EA">
        <w:fldChar w:fldCharType="separate"/>
      </w:r>
      <w:r w:rsidR="000D443A">
        <w:rPr>
          <w:noProof/>
        </w:rPr>
        <w:t>3</w:t>
      </w:r>
      <w:r w:rsidR="00DA10EA">
        <w:rPr>
          <w:noProof/>
        </w:rPr>
        <w:fldChar w:fldCharType="end"/>
      </w:r>
      <w:r>
        <w:t xml:space="preserve"> Create</w:t>
      </w:r>
      <w:r w:rsidR="006A13A8">
        <w:t xml:space="preserve"> contingency</w:t>
      </w:r>
      <w:r>
        <w:t xml:space="preserve"> </w:t>
      </w:r>
      <w:proofErr w:type="gramStart"/>
      <w:r>
        <w:t>table</w:t>
      </w:r>
      <w:bookmarkEnd w:id="9"/>
      <w:proofErr w:type="gramEnd"/>
    </w:p>
    <w:p w14:paraId="04EDF777" w14:textId="77777777" w:rsidR="00FC52A3" w:rsidRDefault="00EB6708" w:rsidP="00FC52A3">
      <w:pPr>
        <w:keepNext/>
        <w:jc w:val="center"/>
      </w:pPr>
      <w:r w:rsidRPr="00EB6708">
        <w:rPr>
          <w:noProof/>
        </w:rPr>
        <w:drawing>
          <wp:inline distT="0" distB="0" distL="0" distR="0" wp14:anchorId="228DB3DE" wp14:editId="313A15FB">
            <wp:extent cx="4667901" cy="3886742"/>
            <wp:effectExtent l="0" t="0" r="0" b="0"/>
            <wp:docPr id="23695362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53622" name="Picture 1" descr="A screenshot of a computer program&#10;&#10;Description automatically generated"/>
                    <pic:cNvPicPr/>
                  </pic:nvPicPr>
                  <pic:blipFill>
                    <a:blip r:embed="rId30"/>
                    <a:stretch>
                      <a:fillRect/>
                    </a:stretch>
                  </pic:blipFill>
                  <pic:spPr>
                    <a:xfrm>
                      <a:off x="0" y="0"/>
                      <a:ext cx="4667901" cy="3886742"/>
                    </a:xfrm>
                    <a:prstGeom prst="rect">
                      <a:avLst/>
                    </a:prstGeom>
                  </pic:spPr>
                </pic:pic>
              </a:graphicData>
            </a:graphic>
          </wp:inline>
        </w:drawing>
      </w:r>
    </w:p>
    <w:p w14:paraId="1EDE83FA" w14:textId="2C5BBD58" w:rsidR="006A13A8" w:rsidRPr="006A13A8" w:rsidRDefault="00FC52A3" w:rsidP="00FC52A3">
      <w:pPr>
        <w:pStyle w:val="Caption"/>
        <w:jc w:val="center"/>
      </w:pPr>
      <w:bookmarkStart w:id="10" w:name="_Toc162038959"/>
      <w:r>
        <w:t xml:space="preserve">Figure </w:t>
      </w:r>
      <w:r w:rsidR="00DA10EA">
        <w:fldChar w:fldCharType="begin"/>
      </w:r>
      <w:r w:rsidR="00DA10EA">
        <w:instrText xml:space="preserve"> SEQ Figure \* ARABIC </w:instrText>
      </w:r>
      <w:r w:rsidR="00DA10EA">
        <w:fldChar w:fldCharType="separate"/>
      </w:r>
      <w:r w:rsidR="000D443A">
        <w:rPr>
          <w:noProof/>
        </w:rPr>
        <w:t>4</w:t>
      </w:r>
      <w:r w:rsidR="00DA10EA">
        <w:rPr>
          <w:noProof/>
        </w:rPr>
        <w:fldChar w:fldCharType="end"/>
      </w:r>
      <w:r>
        <w:t xml:space="preserve"> c-value, p-value, degrees of freedom, expected of the </w:t>
      </w:r>
      <w:proofErr w:type="gramStart"/>
      <w:r>
        <w:t>test</w:t>
      </w:r>
      <w:bookmarkEnd w:id="10"/>
      <w:proofErr w:type="gramEnd"/>
    </w:p>
    <w:p w14:paraId="1D5EE5CF" w14:textId="324F0133" w:rsidR="19B20CA6" w:rsidRPr="00275577" w:rsidRDefault="00726FE6" w:rsidP="00D45BE7">
      <w:pPr>
        <w:pStyle w:val="Heading2"/>
      </w:pPr>
      <w:bookmarkStart w:id="11" w:name="_Toc162039221"/>
      <w:r w:rsidRPr="00275577">
        <w:rPr>
          <w:lang w:val="vi-VN"/>
        </w:rPr>
        <w:t xml:space="preserve">1.3.3 </w:t>
      </w:r>
      <w:r w:rsidR="19B20CA6" w:rsidRPr="00275577">
        <w:t>Using R</w:t>
      </w:r>
      <w:bookmarkEnd w:id="11"/>
    </w:p>
    <w:p w14:paraId="17D2602C" w14:textId="77777777" w:rsidR="00FD30C9" w:rsidRDefault="00FD30C9" w:rsidP="00FD30C9">
      <w:pPr>
        <w:keepNext/>
        <w:spacing w:line="360" w:lineRule="auto"/>
      </w:pPr>
      <w:r w:rsidRPr="00FD30C9">
        <w:rPr>
          <w:noProof/>
        </w:rPr>
        <w:drawing>
          <wp:inline distT="0" distB="0" distL="0" distR="0" wp14:anchorId="003442DE" wp14:editId="31E64510">
            <wp:extent cx="5731510" cy="1772920"/>
            <wp:effectExtent l="0" t="0" r="2540" b="0"/>
            <wp:docPr id="177596946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69460" name="Picture 1" descr="A screen shot of a computer&#10;&#10;Description automatically generated"/>
                    <pic:cNvPicPr/>
                  </pic:nvPicPr>
                  <pic:blipFill>
                    <a:blip r:embed="rId31"/>
                    <a:stretch>
                      <a:fillRect/>
                    </a:stretch>
                  </pic:blipFill>
                  <pic:spPr>
                    <a:xfrm>
                      <a:off x="0" y="0"/>
                      <a:ext cx="5731510" cy="1772920"/>
                    </a:xfrm>
                    <a:prstGeom prst="rect">
                      <a:avLst/>
                    </a:prstGeom>
                  </pic:spPr>
                </pic:pic>
              </a:graphicData>
            </a:graphic>
          </wp:inline>
        </w:drawing>
      </w:r>
    </w:p>
    <w:p w14:paraId="2F7FF18F" w14:textId="0FA4D7A8" w:rsidR="00B414C6" w:rsidRDefault="00FD30C9" w:rsidP="00FD30C9">
      <w:pPr>
        <w:pStyle w:val="Caption"/>
        <w:spacing w:line="360" w:lineRule="auto"/>
        <w:jc w:val="center"/>
      </w:pPr>
      <w:bookmarkStart w:id="12" w:name="_Toc162038960"/>
      <w:r>
        <w:t xml:space="preserve">Figure </w:t>
      </w:r>
      <w:r w:rsidR="00DA10EA">
        <w:fldChar w:fldCharType="begin"/>
      </w:r>
      <w:r w:rsidR="00DA10EA">
        <w:instrText xml:space="preserve"> SEQ Figure \* ARABIC </w:instrText>
      </w:r>
      <w:r w:rsidR="00DA10EA">
        <w:fldChar w:fldCharType="separate"/>
      </w:r>
      <w:r w:rsidR="000D443A">
        <w:rPr>
          <w:noProof/>
        </w:rPr>
        <w:t>5</w:t>
      </w:r>
      <w:r w:rsidR="00DA10EA">
        <w:rPr>
          <w:noProof/>
        </w:rPr>
        <w:fldChar w:fldCharType="end"/>
      </w:r>
      <w:r>
        <w:t xml:space="preserve"> Import dataset and install necessary </w:t>
      </w:r>
      <w:proofErr w:type="gramStart"/>
      <w:r>
        <w:t>library</w:t>
      </w:r>
      <w:bookmarkEnd w:id="12"/>
      <w:proofErr w:type="gramEnd"/>
    </w:p>
    <w:p w14:paraId="687FEA61" w14:textId="77777777" w:rsidR="00AF2F1D" w:rsidRDefault="00AF2F1D" w:rsidP="00AF2F1D">
      <w:pPr>
        <w:keepNext/>
      </w:pPr>
      <w:r w:rsidRPr="00AF2F1D">
        <w:rPr>
          <w:noProof/>
        </w:rPr>
        <w:drawing>
          <wp:inline distT="0" distB="0" distL="0" distR="0" wp14:anchorId="6E6DC3A2" wp14:editId="03A831FE">
            <wp:extent cx="5731510" cy="3861435"/>
            <wp:effectExtent l="0" t="0" r="2540" b="5715"/>
            <wp:docPr id="9420719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71929" name="Picture 1" descr="A screenshot of a computer&#10;&#10;Description automatically generated"/>
                    <pic:cNvPicPr/>
                  </pic:nvPicPr>
                  <pic:blipFill>
                    <a:blip r:embed="rId32"/>
                    <a:stretch>
                      <a:fillRect/>
                    </a:stretch>
                  </pic:blipFill>
                  <pic:spPr>
                    <a:xfrm>
                      <a:off x="0" y="0"/>
                      <a:ext cx="5731510" cy="3861435"/>
                    </a:xfrm>
                    <a:prstGeom prst="rect">
                      <a:avLst/>
                    </a:prstGeom>
                  </pic:spPr>
                </pic:pic>
              </a:graphicData>
            </a:graphic>
          </wp:inline>
        </w:drawing>
      </w:r>
    </w:p>
    <w:p w14:paraId="3BDE68BC" w14:textId="51408974" w:rsidR="00FD30C9" w:rsidRDefault="00AF2F1D" w:rsidP="00AF2F1D">
      <w:pPr>
        <w:pStyle w:val="Caption"/>
        <w:jc w:val="center"/>
      </w:pPr>
      <w:bookmarkStart w:id="13" w:name="_Toc162038961"/>
      <w:r>
        <w:t xml:space="preserve">Figure </w:t>
      </w:r>
      <w:r w:rsidR="00DA10EA">
        <w:fldChar w:fldCharType="begin"/>
      </w:r>
      <w:r w:rsidR="00DA10EA">
        <w:instrText xml:space="preserve"> SEQ Figure \* ARABIC </w:instrText>
      </w:r>
      <w:r w:rsidR="00DA10EA">
        <w:fldChar w:fldCharType="separate"/>
      </w:r>
      <w:r w:rsidR="000D443A">
        <w:rPr>
          <w:noProof/>
        </w:rPr>
        <w:t>6</w:t>
      </w:r>
      <w:r w:rsidR="00DA10EA">
        <w:rPr>
          <w:noProof/>
        </w:rPr>
        <w:fldChar w:fldCharType="end"/>
      </w:r>
      <w:r>
        <w:t xml:space="preserve"> Create contingency </w:t>
      </w:r>
      <w:proofErr w:type="gramStart"/>
      <w:r>
        <w:t>table</w:t>
      </w:r>
      <w:bookmarkEnd w:id="13"/>
      <w:proofErr w:type="gramEnd"/>
    </w:p>
    <w:p w14:paraId="6EBF4DA4" w14:textId="77777777" w:rsidR="003268E4" w:rsidRDefault="0037753A" w:rsidP="003268E4">
      <w:pPr>
        <w:keepNext/>
      </w:pPr>
      <w:r w:rsidRPr="0037753A">
        <w:rPr>
          <w:noProof/>
        </w:rPr>
        <w:drawing>
          <wp:inline distT="0" distB="0" distL="0" distR="0" wp14:anchorId="32E586D2" wp14:editId="19251FDD">
            <wp:extent cx="5731510" cy="3646805"/>
            <wp:effectExtent l="0" t="0" r="2540" b="0"/>
            <wp:docPr id="1855503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03341" name="Picture 1" descr="A screenshot of a computer&#10;&#10;Description automatically generated"/>
                    <pic:cNvPicPr/>
                  </pic:nvPicPr>
                  <pic:blipFill>
                    <a:blip r:embed="rId33"/>
                    <a:stretch>
                      <a:fillRect/>
                    </a:stretch>
                  </pic:blipFill>
                  <pic:spPr>
                    <a:xfrm>
                      <a:off x="0" y="0"/>
                      <a:ext cx="5731510" cy="3646805"/>
                    </a:xfrm>
                    <a:prstGeom prst="rect">
                      <a:avLst/>
                    </a:prstGeom>
                  </pic:spPr>
                </pic:pic>
              </a:graphicData>
            </a:graphic>
          </wp:inline>
        </w:drawing>
      </w:r>
    </w:p>
    <w:p w14:paraId="274A0DE1" w14:textId="0AC6E71B" w:rsidR="007F27F4" w:rsidRPr="007F27F4" w:rsidRDefault="003268E4" w:rsidP="003268E4">
      <w:pPr>
        <w:pStyle w:val="Caption"/>
        <w:jc w:val="center"/>
      </w:pPr>
      <w:bookmarkStart w:id="14" w:name="_Toc162038962"/>
      <w:r>
        <w:t xml:space="preserve">Figure </w:t>
      </w:r>
      <w:r w:rsidR="00DA10EA">
        <w:fldChar w:fldCharType="begin"/>
      </w:r>
      <w:r w:rsidR="00DA10EA">
        <w:instrText xml:space="preserve"> SEQ Figure \* ARABIC </w:instrText>
      </w:r>
      <w:r w:rsidR="00DA10EA">
        <w:fldChar w:fldCharType="separate"/>
      </w:r>
      <w:r w:rsidR="000D443A">
        <w:rPr>
          <w:noProof/>
        </w:rPr>
        <w:t>7</w:t>
      </w:r>
      <w:r w:rsidR="00DA10EA">
        <w:rPr>
          <w:noProof/>
        </w:rPr>
        <w:fldChar w:fldCharType="end"/>
      </w:r>
      <w:r>
        <w:t xml:space="preserve"> </w:t>
      </w:r>
      <w:r w:rsidRPr="00E04687">
        <w:t xml:space="preserve">c-value, p-value, degrees of </w:t>
      </w:r>
      <w:proofErr w:type="gramStart"/>
      <w:r w:rsidRPr="00E04687">
        <w:t>freedom</w:t>
      </w:r>
      <w:bookmarkEnd w:id="14"/>
      <w:proofErr w:type="gramEnd"/>
    </w:p>
    <w:p w14:paraId="691C42CF" w14:textId="77777777" w:rsidR="00FD30C9" w:rsidRPr="00FD30C9" w:rsidRDefault="00FD30C9" w:rsidP="00FD30C9"/>
    <w:p w14:paraId="4D0AA5E4" w14:textId="4457A3B4" w:rsidR="001E3325" w:rsidRPr="00D0706E" w:rsidRDefault="001E3325" w:rsidP="001E3325">
      <w:pPr>
        <w:pStyle w:val="Heading1"/>
        <w:rPr>
          <w:rFonts w:cs="Times New Roman"/>
        </w:rPr>
      </w:pPr>
      <w:bookmarkStart w:id="15" w:name="_Toc162039222"/>
      <w:r w:rsidRPr="00D0706E">
        <w:rPr>
          <w:rFonts w:cs="Times New Roman"/>
        </w:rPr>
        <w:t>1.</w:t>
      </w:r>
      <w:r w:rsidR="00356AFE" w:rsidRPr="00D0706E">
        <w:rPr>
          <w:rFonts w:cs="Times New Roman"/>
        </w:rPr>
        <w:t>4</w:t>
      </w:r>
      <w:r w:rsidRPr="00D0706E">
        <w:rPr>
          <w:rFonts w:cs="Times New Roman"/>
        </w:rPr>
        <w:t xml:space="preserve"> </w:t>
      </w:r>
      <w:r w:rsidR="00215CCE" w:rsidRPr="00D0706E">
        <w:rPr>
          <w:rFonts w:cs="Times New Roman"/>
        </w:rPr>
        <w:t xml:space="preserve">Perform </w:t>
      </w:r>
      <w:r w:rsidRPr="00D0706E">
        <w:rPr>
          <w:rFonts w:cs="Times New Roman"/>
        </w:rPr>
        <w:t>ANOVA with Insur</w:t>
      </w:r>
      <w:r w:rsidR="00661E71" w:rsidRPr="00D0706E">
        <w:rPr>
          <w:rFonts w:cs="Times New Roman"/>
        </w:rPr>
        <w:t xml:space="preserve">ance survey </w:t>
      </w:r>
      <w:proofErr w:type="gramStart"/>
      <w:r w:rsidR="00661E71" w:rsidRPr="00D0706E">
        <w:rPr>
          <w:rFonts w:cs="Times New Roman"/>
        </w:rPr>
        <w:t>dataset</w:t>
      </w:r>
      <w:bookmarkEnd w:id="15"/>
      <w:proofErr w:type="gramEnd"/>
    </w:p>
    <w:p w14:paraId="4A464AAF" w14:textId="5CEB153F" w:rsidR="00D46599" w:rsidRPr="00D0706E" w:rsidRDefault="004505EC" w:rsidP="00D45BE7">
      <w:pPr>
        <w:pStyle w:val="Heading2"/>
        <w:rPr>
          <w:rFonts w:cs="Times New Roman"/>
        </w:rPr>
      </w:pPr>
      <w:bookmarkStart w:id="16" w:name="_Toc162039223"/>
      <w:r w:rsidRPr="00D0706E">
        <w:rPr>
          <w:rFonts w:cs="Times New Roman"/>
        </w:rPr>
        <w:t>1.</w:t>
      </w:r>
      <w:r w:rsidR="00356AFE" w:rsidRPr="00D0706E">
        <w:rPr>
          <w:rFonts w:cs="Times New Roman"/>
        </w:rPr>
        <w:t>4</w:t>
      </w:r>
      <w:r w:rsidRPr="00D0706E">
        <w:rPr>
          <w:rFonts w:cs="Times New Roman"/>
        </w:rPr>
        <w:t xml:space="preserve">.1 </w:t>
      </w:r>
      <w:proofErr w:type="spellStart"/>
      <w:r w:rsidR="00D50AA1" w:rsidRPr="00D0706E">
        <w:rPr>
          <w:rFonts w:cs="Times New Roman"/>
        </w:rPr>
        <w:t>Le</w:t>
      </w:r>
      <w:r w:rsidR="00862366" w:rsidRPr="00D0706E">
        <w:rPr>
          <w:rFonts w:cs="Times New Roman"/>
        </w:rPr>
        <w:t>vene’s</w:t>
      </w:r>
      <w:proofErr w:type="spellEnd"/>
      <w:r w:rsidR="00862366" w:rsidRPr="00D0706E">
        <w:rPr>
          <w:rFonts w:cs="Times New Roman"/>
        </w:rPr>
        <w:t xml:space="preserve"> Test</w:t>
      </w:r>
      <w:bookmarkEnd w:id="16"/>
      <w:r w:rsidR="00862366" w:rsidRPr="00D0706E">
        <w:rPr>
          <w:rFonts w:cs="Times New Roman"/>
        </w:rPr>
        <w:t xml:space="preserve"> </w:t>
      </w:r>
    </w:p>
    <w:p w14:paraId="5F7355F9" w14:textId="742058E3" w:rsidR="00D46599" w:rsidRPr="00D0706E" w:rsidRDefault="00D46599" w:rsidP="00AC1990">
      <w:pPr>
        <w:pStyle w:val="Heading3"/>
        <w:rPr>
          <w:rFonts w:cs="Times New Roman"/>
        </w:rPr>
      </w:pPr>
      <w:bookmarkStart w:id="17" w:name="_Toc162039224"/>
      <w:r w:rsidRPr="00D0706E">
        <w:rPr>
          <w:rFonts w:cs="Times New Roman"/>
        </w:rPr>
        <w:t>1.</w:t>
      </w:r>
      <w:r w:rsidR="00356AFE" w:rsidRPr="00D0706E">
        <w:rPr>
          <w:rFonts w:cs="Times New Roman"/>
        </w:rPr>
        <w:t>4</w:t>
      </w:r>
      <w:r w:rsidRPr="00D0706E">
        <w:rPr>
          <w:rFonts w:cs="Times New Roman"/>
        </w:rPr>
        <w:t>.1.</w:t>
      </w:r>
      <w:r w:rsidR="00862770" w:rsidRPr="00D0706E">
        <w:rPr>
          <w:rFonts w:cs="Times New Roman"/>
        </w:rPr>
        <w:t>1</w:t>
      </w:r>
      <w:r w:rsidRPr="00D0706E">
        <w:rPr>
          <w:rFonts w:cs="Times New Roman"/>
        </w:rPr>
        <w:t xml:space="preserve"> Using Python</w:t>
      </w:r>
      <w:bookmarkEnd w:id="17"/>
    </w:p>
    <w:p w14:paraId="14C020CF" w14:textId="13E6B421" w:rsidR="00D46599" w:rsidRPr="00D0706E" w:rsidRDefault="00D46599" w:rsidP="00D46599">
      <w:pPr>
        <w:jc w:val="center"/>
        <w:rPr>
          <w:sz w:val="26"/>
          <w:szCs w:val="26"/>
        </w:rPr>
      </w:pPr>
      <w:r w:rsidRPr="00D0706E">
        <w:rPr>
          <w:sz w:val="26"/>
          <w:szCs w:val="26"/>
        </w:rPr>
        <w:drawing>
          <wp:inline distT="0" distB="0" distL="0" distR="0" wp14:anchorId="14990100" wp14:editId="577E9D96">
            <wp:extent cx="5091545" cy="1237917"/>
            <wp:effectExtent l="0" t="0" r="0" b="635"/>
            <wp:docPr id="1249946882" name="Hình ảnh 1" descr="Ảnh có chứa văn bản, Phông chữ,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46882" name="Hình ảnh 1" descr="Ảnh có chứa văn bản, Phông chữ, hàng, ảnh chụp màn hình&#10;&#10;Mô tả được tạo tự động"/>
                    <pic:cNvPicPr/>
                  </pic:nvPicPr>
                  <pic:blipFill>
                    <a:blip r:embed="rId34"/>
                    <a:stretch>
                      <a:fillRect/>
                    </a:stretch>
                  </pic:blipFill>
                  <pic:spPr>
                    <a:xfrm>
                      <a:off x="0" y="0"/>
                      <a:ext cx="5095601" cy="1238903"/>
                    </a:xfrm>
                    <a:prstGeom prst="rect">
                      <a:avLst/>
                    </a:prstGeom>
                  </pic:spPr>
                </pic:pic>
              </a:graphicData>
            </a:graphic>
          </wp:inline>
        </w:drawing>
      </w:r>
    </w:p>
    <w:p w14:paraId="6113F90E" w14:textId="3FFA5B47" w:rsidR="00D46599" w:rsidRPr="00D0706E" w:rsidRDefault="00D46599" w:rsidP="00E97339">
      <w:pPr>
        <w:pStyle w:val="ListParagraph"/>
        <w:numPr>
          <w:ilvl w:val="0"/>
          <w:numId w:val="4"/>
        </w:numPr>
        <w:spacing w:line="276" w:lineRule="auto"/>
        <w:rPr>
          <w:rFonts w:ascii="Times New Roman" w:hAnsi="Times New Roman" w:cs="Times New Roman"/>
          <w:sz w:val="26"/>
          <w:szCs w:val="26"/>
          <w:shd w:val="clear" w:color="auto" w:fill="FFFFFF"/>
        </w:rPr>
      </w:pPr>
      <w:r w:rsidRPr="00D0706E">
        <w:rPr>
          <w:rFonts w:ascii="Times New Roman" w:hAnsi="Times New Roman" w:cs="Times New Roman"/>
          <w:sz w:val="26"/>
          <w:szCs w:val="26"/>
        </w:rPr>
        <w:t>P-value &lt; 0.05 =&gt; reject H</w:t>
      </w:r>
      <w:r w:rsidRPr="00D0706E">
        <w:rPr>
          <w:rFonts w:ascii="Times New Roman" w:hAnsi="Times New Roman" w:cs="Times New Roman"/>
          <w:sz w:val="26"/>
          <w:szCs w:val="26"/>
          <w:vertAlign w:val="subscript"/>
        </w:rPr>
        <w:t>0</w:t>
      </w:r>
      <w:r w:rsidRPr="00D0706E">
        <w:rPr>
          <w:rFonts w:ascii="Times New Roman" w:hAnsi="Times New Roman" w:cs="Times New Roman"/>
          <w:sz w:val="26"/>
          <w:szCs w:val="26"/>
        </w:rPr>
        <w:t xml:space="preserve"> =&gt; able to do </w:t>
      </w:r>
      <w:proofErr w:type="spellStart"/>
      <w:r w:rsidRPr="00D0706E">
        <w:rPr>
          <w:rFonts w:ascii="Times New Roman" w:hAnsi="Times New Roman" w:cs="Times New Roman"/>
          <w:sz w:val="26"/>
          <w:szCs w:val="26"/>
        </w:rPr>
        <w:t>Anova</w:t>
      </w:r>
      <w:proofErr w:type="spellEnd"/>
      <w:r w:rsidRPr="00D0706E">
        <w:rPr>
          <w:rFonts w:ascii="Times New Roman" w:hAnsi="Times New Roman" w:cs="Times New Roman"/>
          <w:sz w:val="26"/>
          <w:szCs w:val="26"/>
        </w:rPr>
        <w:t xml:space="preserve"> test </w:t>
      </w:r>
    </w:p>
    <w:p w14:paraId="122CF086" w14:textId="77777777" w:rsidR="00D46599" w:rsidRPr="00D0706E" w:rsidRDefault="00D46599" w:rsidP="00D46599">
      <w:pPr>
        <w:jc w:val="center"/>
        <w:rPr>
          <w:sz w:val="26"/>
          <w:szCs w:val="26"/>
        </w:rPr>
      </w:pPr>
    </w:p>
    <w:p w14:paraId="506C4D38" w14:textId="77777777" w:rsidR="00D46599" w:rsidRPr="00D0706E" w:rsidRDefault="00D46599" w:rsidP="00D46599">
      <w:pPr>
        <w:jc w:val="center"/>
        <w:rPr>
          <w:sz w:val="26"/>
          <w:szCs w:val="26"/>
        </w:rPr>
      </w:pPr>
    </w:p>
    <w:p w14:paraId="0340DDD9" w14:textId="4A8F0E0C" w:rsidR="00D46599" w:rsidRPr="00D0706E" w:rsidRDefault="00D46599" w:rsidP="00AC1990">
      <w:pPr>
        <w:pStyle w:val="Heading3"/>
        <w:rPr>
          <w:rFonts w:cs="Times New Roman"/>
        </w:rPr>
      </w:pPr>
      <w:bookmarkStart w:id="18" w:name="_Toc162039225"/>
      <w:r w:rsidRPr="00D0706E">
        <w:rPr>
          <w:rFonts w:cs="Times New Roman"/>
        </w:rPr>
        <w:t>1.</w:t>
      </w:r>
      <w:r w:rsidR="00356AFE" w:rsidRPr="00D0706E">
        <w:rPr>
          <w:rFonts w:cs="Times New Roman"/>
        </w:rPr>
        <w:t>4</w:t>
      </w:r>
      <w:r w:rsidRPr="00D0706E">
        <w:rPr>
          <w:rFonts w:cs="Times New Roman"/>
        </w:rPr>
        <w:t>.1.</w:t>
      </w:r>
      <w:r w:rsidR="00862770" w:rsidRPr="00D0706E">
        <w:rPr>
          <w:rFonts w:cs="Times New Roman"/>
        </w:rPr>
        <w:t>2</w:t>
      </w:r>
      <w:r w:rsidRPr="00D0706E">
        <w:rPr>
          <w:rFonts w:cs="Times New Roman"/>
        </w:rPr>
        <w:t xml:space="preserve"> Using R</w:t>
      </w:r>
      <w:bookmarkEnd w:id="18"/>
    </w:p>
    <w:p w14:paraId="29173987" w14:textId="218D7735" w:rsidR="00D46599" w:rsidRPr="00D0706E" w:rsidRDefault="00D46599" w:rsidP="00D46599">
      <w:pPr>
        <w:rPr>
          <w:sz w:val="26"/>
          <w:szCs w:val="26"/>
        </w:rPr>
      </w:pPr>
      <w:r w:rsidRPr="00D0706E">
        <w:rPr>
          <w:sz w:val="26"/>
          <w:szCs w:val="26"/>
        </w:rPr>
        <w:drawing>
          <wp:inline distT="0" distB="0" distL="0" distR="0" wp14:anchorId="4B22E08E" wp14:editId="620E1334">
            <wp:extent cx="5731510" cy="1971040"/>
            <wp:effectExtent l="0" t="0" r="2540" b="0"/>
            <wp:docPr id="131111900" name="Hình ảnh 1" descr="Ảnh có chứa văn bản, Phông chữ, số,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1900" name="Hình ảnh 1" descr="Ảnh có chứa văn bản, Phông chữ, số, phần mềm&#10;&#10;Mô tả được tạo tự động"/>
                    <pic:cNvPicPr/>
                  </pic:nvPicPr>
                  <pic:blipFill>
                    <a:blip r:embed="rId35"/>
                    <a:stretch>
                      <a:fillRect/>
                    </a:stretch>
                  </pic:blipFill>
                  <pic:spPr>
                    <a:xfrm>
                      <a:off x="0" y="0"/>
                      <a:ext cx="5731510" cy="1971040"/>
                    </a:xfrm>
                    <a:prstGeom prst="rect">
                      <a:avLst/>
                    </a:prstGeom>
                  </pic:spPr>
                </pic:pic>
              </a:graphicData>
            </a:graphic>
          </wp:inline>
        </w:drawing>
      </w:r>
    </w:p>
    <w:p w14:paraId="1729A79E" w14:textId="77777777" w:rsidR="008519C9" w:rsidRPr="00D0706E" w:rsidRDefault="008519C9" w:rsidP="008519C9">
      <w:pPr>
        <w:rPr>
          <w:sz w:val="26"/>
          <w:szCs w:val="26"/>
        </w:rPr>
      </w:pPr>
    </w:p>
    <w:p w14:paraId="65D1143D" w14:textId="3639DC1F" w:rsidR="00215CCE" w:rsidRPr="00D0706E" w:rsidRDefault="00215CCE" w:rsidP="00D45BE7">
      <w:pPr>
        <w:pStyle w:val="Heading2"/>
        <w:rPr>
          <w:rFonts w:cs="Times New Roman"/>
        </w:rPr>
      </w:pPr>
      <w:bookmarkStart w:id="19" w:name="_Toc162039226"/>
      <w:r w:rsidRPr="00D0706E">
        <w:rPr>
          <w:rFonts w:cs="Times New Roman"/>
        </w:rPr>
        <w:t>1.</w:t>
      </w:r>
      <w:r w:rsidR="00356AFE" w:rsidRPr="00D0706E">
        <w:rPr>
          <w:rFonts w:cs="Times New Roman"/>
        </w:rPr>
        <w:t>4</w:t>
      </w:r>
      <w:r w:rsidRPr="00D0706E">
        <w:rPr>
          <w:rFonts w:cs="Times New Roman"/>
        </w:rPr>
        <w:t xml:space="preserve">.2 </w:t>
      </w:r>
      <w:proofErr w:type="spellStart"/>
      <w:r w:rsidR="00CE2D13" w:rsidRPr="00D0706E">
        <w:rPr>
          <w:rFonts w:cs="Times New Roman"/>
        </w:rPr>
        <w:t>Anova</w:t>
      </w:r>
      <w:r w:rsidR="007E5433" w:rsidRPr="00D0706E">
        <w:rPr>
          <w:rFonts w:cs="Times New Roman"/>
        </w:rPr>
        <w:t>’s</w:t>
      </w:r>
      <w:proofErr w:type="spellEnd"/>
      <w:r w:rsidRPr="00D0706E">
        <w:rPr>
          <w:rFonts w:cs="Times New Roman"/>
        </w:rPr>
        <w:t xml:space="preserve"> Test</w:t>
      </w:r>
      <w:bookmarkEnd w:id="19"/>
      <w:r w:rsidRPr="00D0706E">
        <w:rPr>
          <w:rFonts w:cs="Times New Roman"/>
        </w:rPr>
        <w:t xml:space="preserve"> </w:t>
      </w:r>
    </w:p>
    <w:p w14:paraId="58282D1C" w14:textId="221D86BA" w:rsidR="00FD277D" w:rsidRPr="00D0706E" w:rsidRDefault="00051CEC" w:rsidP="00AC1990">
      <w:pPr>
        <w:pStyle w:val="Heading3"/>
        <w:rPr>
          <w:rFonts w:cs="Times New Roman"/>
        </w:rPr>
      </w:pPr>
      <w:bookmarkStart w:id="20" w:name="_Toc162039227"/>
      <w:r w:rsidRPr="00D0706E">
        <w:rPr>
          <w:rFonts w:cs="Times New Roman"/>
        </w:rPr>
        <w:t>1.</w:t>
      </w:r>
      <w:del w:id="21" w:author="Microsoft Word" w:date="2024-03-21T09:15:00Z">
        <w:r w:rsidRPr="00D0706E">
          <w:rPr>
            <w:rFonts w:cs="Times New Roman"/>
          </w:rPr>
          <w:delText>3</w:delText>
        </w:r>
      </w:del>
      <w:r w:rsidR="00356AFE" w:rsidRPr="00D0706E">
        <w:rPr>
          <w:rFonts w:cs="Times New Roman"/>
        </w:rPr>
        <w:t>4</w:t>
      </w:r>
      <w:r w:rsidRPr="00D0706E">
        <w:rPr>
          <w:rFonts w:cs="Times New Roman"/>
        </w:rPr>
        <w:t xml:space="preserve">.2.1 Using </w:t>
      </w:r>
      <w:r w:rsidR="00753EA1" w:rsidRPr="00D0706E">
        <w:rPr>
          <w:rFonts w:cs="Times New Roman"/>
        </w:rPr>
        <w:t>E</w:t>
      </w:r>
      <w:r w:rsidRPr="00D0706E">
        <w:rPr>
          <w:rFonts w:cs="Times New Roman"/>
        </w:rPr>
        <w:t>xcel</w:t>
      </w:r>
      <w:bookmarkEnd w:id="20"/>
      <w:r w:rsidRPr="00D0706E">
        <w:rPr>
          <w:rFonts w:cs="Times New Roman"/>
        </w:rPr>
        <w:t xml:space="preserve"> </w:t>
      </w:r>
    </w:p>
    <w:p w14:paraId="47010F9A" w14:textId="0B7CF287" w:rsidR="00FD277D" w:rsidRPr="00D0706E" w:rsidRDefault="00FD277D" w:rsidP="00E97339">
      <w:pPr>
        <w:pStyle w:val="ListParagraph"/>
        <w:numPr>
          <w:ilvl w:val="0"/>
          <w:numId w:val="4"/>
        </w:numPr>
        <w:spacing w:line="276" w:lineRule="auto"/>
        <w:rPr>
          <w:rFonts w:ascii="Times New Roman" w:hAnsi="Times New Roman" w:cs="Times New Roman"/>
          <w:sz w:val="26"/>
          <w:szCs w:val="26"/>
          <w:shd w:val="clear" w:color="auto" w:fill="FFFFFF"/>
        </w:rPr>
      </w:pPr>
      <w:r w:rsidRPr="00D0706E">
        <w:rPr>
          <w:rFonts w:ascii="Times New Roman" w:hAnsi="Times New Roman" w:cs="Times New Roman"/>
          <w:sz w:val="26"/>
          <w:szCs w:val="26"/>
        </w:rPr>
        <w:t xml:space="preserve">Use ANOVA </w:t>
      </w:r>
      <w:r w:rsidRPr="00D0706E">
        <w:rPr>
          <w:rFonts w:ascii="Times New Roman" w:hAnsi="Times New Roman" w:cs="Times New Roman"/>
          <w:sz w:val="26"/>
          <w:szCs w:val="26"/>
          <w:shd w:val="clear" w:color="auto" w:fill="FFFFFF"/>
        </w:rPr>
        <w:t xml:space="preserve">Single Factor feature of Data Analyze to get </w:t>
      </w:r>
      <w:proofErr w:type="spellStart"/>
      <w:proofErr w:type="gramStart"/>
      <w:r w:rsidRPr="00D0706E">
        <w:rPr>
          <w:rFonts w:ascii="Times New Roman" w:hAnsi="Times New Roman" w:cs="Times New Roman"/>
          <w:sz w:val="26"/>
          <w:szCs w:val="26"/>
          <w:shd w:val="clear" w:color="auto" w:fill="FFFFFF"/>
        </w:rPr>
        <w:t>Sumary</w:t>
      </w:r>
      <w:proofErr w:type="spellEnd"/>
      <w:proofErr w:type="gramEnd"/>
      <w:r w:rsidRPr="00D0706E">
        <w:rPr>
          <w:rFonts w:ascii="Times New Roman" w:hAnsi="Times New Roman" w:cs="Times New Roman"/>
          <w:sz w:val="26"/>
          <w:szCs w:val="26"/>
          <w:shd w:val="clear" w:color="auto" w:fill="FFFFFF"/>
        </w:rPr>
        <w:t xml:space="preserve"> </w:t>
      </w:r>
    </w:p>
    <w:p w14:paraId="0EC05A6B" w14:textId="77777777" w:rsidR="00FD277D" w:rsidRPr="00D0706E" w:rsidRDefault="00FD277D" w:rsidP="001E6699">
      <w:pPr>
        <w:spacing w:line="276" w:lineRule="auto"/>
        <w:ind w:left="720"/>
        <w:rPr>
          <w:sz w:val="26"/>
          <w:szCs w:val="26"/>
        </w:rPr>
      </w:pPr>
      <w:r w:rsidRPr="00D0706E">
        <w:rPr>
          <w:sz w:val="26"/>
          <w:szCs w:val="26"/>
        </w:rPr>
        <w:drawing>
          <wp:inline distT="0" distB="0" distL="0" distR="0" wp14:anchorId="4ED0A02F" wp14:editId="349E1C5E">
            <wp:extent cx="5395428" cy="1112616"/>
            <wp:effectExtent l="0" t="0" r="0" b="0"/>
            <wp:docPr id="1806029572"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29572" name="Hình ảnh 1" descr="Ảnh có chứa văn bản, ảnh chụp màn hình, Phông chữ, số&#10;&#10;Mô tả được tạo tự động"/>
                    <pic:cNvPicPr/>
                  </pic:nvPicPr>
                  <pic:blipFill>
                    <a:blip r:embed="rId36"/>
                    <a:stretch>
                      <a:fillRect/>
                    </a:stretch>
                  </pic:blipFill>
                  <pic:spPr>
                    <a:xfrm>
                      <a:off x="0" y="0"/>
                      <a:ext cx="5395428" cy="1112616"/>
                    </a:xfrm>
                    <a:prstGeom prst="rect">
                      <a:avLst/>
                    </a:prstGeom>
                  </pic:spPr>
                </pic:pic>
              </a:graphicData>
            </a:graphic>
          </wp:inline>
        </w:drawing>
      </w:r>
    </w:p>
    <w:p w14:paraId="04597BB0" w14:textId="77777777" w:rsidR="00FD277D" w:rsidRPr="00D0706E" w:rsidRDefault="00FD277D" w:rsidP="001E6699">
      <w:pPr>
        <w:spacing w:line="276" w:lineRule="auto"/>
        <w:ind w:left="720"/>
        <w:rPr>
          <w:sz w:val="26"/>
          <w:szCs w:val="26"/>
        </w:rPr>
      </w:pPr>
    </w:p>
    <w:p w14:paraId="77EAC6FB" w14:textId="77777777" w:rsidR="00FD277D" w:rsidRPr="00D0706E" w:rsidRDefault="00FD277D" w:rsidP="001E6699">
      <w:pPr>
        <w:spacing w:line="276" w:lineRule="auto"/>
        <w:ind w:left="720"/>
        <w:rPr>
          <w:sz w:val="26"/>
          <w:szCs w:val="26"/>
        </w:rPr>
      </w:pPr>
      <w:r w:rsidRPr="00D0706E">
        <w:rPr>
          <w:sz w:val="26"/>
          <w:szCs w:val="26"/>
        </w:rPr>
        <w:t xml:space="preserve">+ At the end of Count and Sum </w:t>
      </w:r>
      <w:proofErr w:type="gramStart"/>
      <w:r w:rsidRPr="00D0706E">
        <w:rPr>
          <w:sz w:val="26"/>
          <w:szCs w:val="26"/>
        </w:rPr>
        <w:t>column ,</w:t>
      </w:r>
      <w:proofErr w:type="gramEnd"/>
      <w:r w:rsidRPr="00D0706E">
        <w:rPr>
          <w:sz w:val="26"/>
          <w:szCs w:val="26"/>
        </w:rPr>
        <w:t xml:space="preserve"> calculate sum of each column ( 24 and 89)</w:t>
      </w:r>
    </w:p>
    <w:p w14:paraId="04E0864B" w14:textId="77777777" w:rsidR="00FD277D" w:rsidRPr="00D0706E" w:rsidRDefault="00FD277D" w:rsidP="001E6699">
      <w:pPr>
        <w:spacing w:line="276" w:lineRule="auto"/>
        <w:ind w:left="720"/>
        <w:rPr>
          <w:sz w:val="26"/>
          <w:szCs w:val="26"/>
        </w:rPr>
      </w:pPr>
      <w:r w:rsidRPr="00D0706E">
        <w:rPr>
          <w:sz w:val="26"/>
          <w:szCs w:val="26"/>
        </w:rPr>
        <w:t xml:space="preserve">+ Get average of all value by getting value </w:t>
      </w:r>
      <w:proofErr w:type="gramStart"/>
      <w:r w:rsidRPr="00D0706E">
        <w:rPr>
          <w:sz w:val="26"/>
          <w:szCs w:val="26"/>
        </w:rPr>
        <w:t>from  Sum</w:t>
      </w:r>
      <w:proofErr w:type="gramEnd"/>
      <w:r w:rsidRPr="00D0706E">
        <w:rPr>
          <w:sz w:val="26"/>
          <w:szCs w:val="26"/>
        </w:rPr>
        <w:t xml:space="preserve"> divide Count ( 89 / 24) and result is 3.708333</w:t>
      </w:r>
    </w:p>
    <w:p w14:paraId="348CAF82" w14:textId="77777777" w:rsidR="00FD277D" w:rsidRPr="00D0706E" w:rsidRDefault="00FD277D" w:rsidP="001E6699">
      <w:pPr>
        <w:spacing w:line="276" w:lineRule="auto"/>
        <w:ind w:left="720"/>
        <w:rPr>
          <w:sz w:val="26"/>
          <w:szCs w:val="26"/>
        </w:rPr>
      </w:pPr>
      <w:r w:rsidRPr="00D0706E">
        <w:rPr>
          <w:sz w:val="26"/>
          <w:szCs w:val="26"/>
        </w:rPr>
        <w:t xml:space="preserve">+ At the last </w:t>
      </w:r>
      <w:proofErr w:type="gramStart"/>
      <w:r w:rsidRPr="00D0706E">
        <w:rPr>
          <w:sz w:val="26"/>
          <w:szCs w:val="26"/>
        </w:rPr>
        <w:t>column ,</w:t>
      </w:r>
      <w:proofErr w:type="gramEnd"/>
      <w:r w:rsidRPr="00D0706E">
        <w:rPr>
          <w:sz w:val="26"/>
          <w:szCs w:val="26"/>
        </w:rPr>
        <w:t xml:space="preserve"> calculate SS of each group and SSG in </w:t>
      </w:r>
      <w:proofErr w:type="spellStart"/>
      <w:r w:rsidRPr="00D0706E">
        <w:rPr>
          <w:sz w:val="26"/>
          <w:szCs w:val="26"/>
        </w:rPr>
        <w:t>anova</w:t>
      </w:r>
      <w:proofErr w:type="spellEnd"/>
      <w:r w:rsidRPr="00D0706E">
        <w:rPr>
          <w:sz w:val="26"/>
          <w:szCs w:val="26"/>
        </w:rPr>
        <w:t xml:space="preserve"> is sum of them (7.878968254)</w:t>
      </w:r>
    </w:p>
    <w:p w14:paraId="6330EBEA" w14:textId="77777777" w:rsidR="00FD277D" w:rsidRPr="00D0706E" w:rsidRDefault="00FD277D" w:rsidP="001E6699">
      <w:pPr>
        <w:spacing w:line="276" w:lineRule="auto"/>
        <w:ind w:left="720"/>
        <w:rPr>
          <w:sz w:val="26"/>
          <w:szCs w:val="26"/>
        </w:rPr>
      </w:pPr>
    </w:p>
    <w:p w14:paraId="1435D3EA" w14:textId="5D65F015" w:rsidR="00FD277D" w:rsidRPr="00D0706E" w:rsidRDefault="00FD277D" w:rsidP="00E97339">
      <w:pPr>
        <w:pStyle w:val="ListParagraph"/>
        <w:numPr>
          <w:ilvl w:val="0"/>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drawing>
          <wp:anchor distT="0" distB="0" distL="114300" distR="114300" simplePos="0" relativeHeight="251658242" behindDoc="0" locked="0" layoutInCell="1" allowOverlap="1" wp14:anchorId="30B30E34" wp14:editId="6034A260">
            <wp:simplePos x="0" y="0"/>
            <wp:positionH relativeFrom="column">
              <wp:posOffset>457200</wp:posOffset>
            </wp:positionH>
            <wp:positionV relativeFrom="paragraph">
              <wp:posOffset>328353</wp:posOffset>
            </wp:positionV>
            <wp:extent cx="4720128" cy="1350753"/>
            <wp:effectExtent l="0" t="0" r="4445" b="1905"/>
            <wp:wrapTopAndBottom/>
            <wp:docPr id="101115448"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5448" name="Hình ảnh 1" descr="Ảnh có chứa văn bản, ảnh chụp màn hình, số, Phông chữ&#10;&#10;Mô tả được tạo tự động"/>
                    <pic:cNvPicPr/>
                  </pic:nvPicPr>
                  <pic:blipFill>
                    <a:blip r:embed="rId37">
                      <a:extLst>
                        <a:ext uri="{28A0092B-C50C-407E-A947-70E740481C1C}">
                          <a14:useLocalDpi xmlns:a14="http://schemas.microsoft.com/office/drawing/2010/main" val="0"/>
                        </a:ext>
                      </a:extLst>
                    </a:blip>
                    <a:stretch>
                      <a:fillRect/>
                    </a:stretch>
                  </pic:blipFill>
                  <pic:spPr>
                    <a:xfrm>
                      <a:off x="0" y="0"/>
                      <a:ext cx="4720128" cy="1350753"/>
                    </a:xfrm>
                    <a:prstGeom prst="rect">
                      <a:avLst/>
                    </a:prstGeom>
                  </pic:spPr>
                </pic:pic>
              </a:graphicData>
            </a:graphic>
          </wp:anchor>
        </w:drawing>
      </w:r>
      <w:proofErr w:type="gramStart"/>
      <w:r w:rsidRPr="00D0706E">
        <w:rPr>
          <w:rFonts w:ascii="Times New Roman" w:hAnsi="Times New Roman" w:cs="Times New Roman"/>
          <w:sz w:val="26"/>
          <w:szCs w:val="26"/>
        </w:rPr>
        <w:t>Next ,</w:t>
      </w:r>
      <w:proofErr w:type="gramEnd"/>
      <w:r w:rsidRPr="00D0706E">
        <w:rPr>
          <w:rFonts w:ascii="Times New Roman" w:hAnsi="Times New Roman" w:cs="Times New Roman"/>
          <w:sz w:val="26"/>
          <w:szCs w:val="26"/>
        </w:rPr>
        <w:t xml:space="preserve"> use average of summary to calculate SSW </w:t>
      </w:r>
    </w:p>
    <w:p w14:paraId="700F68A2" w14:textId="77777777" w:rsidR="00FD277D" w:rsidRPr="00D0706E" w:rsidRDefault="00FD277D" w:rsidP="001E6699">
      <w:pPr>
        <w:spacing w:line="276" w:lineRule="auto"/>
        <w:rPr>
          <w:sz w:val="26"/>
          <w:szCs w:val="26"/>
        </w:rPr>
      </w:pPr>
    </w:p>
    <w:p w14:paraId="1A2E0AA3" w14:textId="6E6F4CFD" w:rsidR="00FD277D" w:rsidRPr="00D0706E" w:rsidRDefault="00FD277D" w:rsidP="001E6699">
      <w:pPr>
        <w:spacing w:line="276" w:lineRule="auto"/>
        <w:ind w:left="720"/>
        <w:rPr>
          <w:sz w:val="26"/>
          <w:szCs w:val="26"/>
        </w:rPr>
      </w:pPr>
      <w:r w:rsidRPr="00D0706E">
        <w:rPr>
          <w:sz w:val="26"/>
          <w:szCs w:val="26"/>
        </w:rPr>
        <w:t xml:space="preserve">+Calculate SS of each group and get </w:t>
      </w:r>
      <w:proofErr w:type="spellStart"/>
      <w:r w:rsidRPr="00D0706E">
        <w:rPr>
          <w:sz w:val="26"/>
          <w:szCs w:val="26"/>
        </w:rPr>
        <w:t>sum</w:t>
      </w:r>
      <w:proofErr w:type="spellEnd"/>
      <w:r w:rsidRPr="00D0706E">
        <w:rPr>
          <w:sz w:val="26"/>
          <w:szCs w:val="26"/>
        </w:rPr>
        <w:t xml:space="preserve"> of </w:t>
      </w:r>
      <w:proofErr w:type="gramStart"/>
      <w:r w:rsidRPr="00D0706E">
        <w:rPr>
          <w:sz w:val="26"/>
          <w:szCs w:val="26"/>
        </w:rPr>
        <w:t>them ,</w:t>
      </w:r>
      <w:proofErr w:type="gramEnd"/>
      <w:r w:rsidRPr="00D0706E">
        <w:rPr>
          <w:sz w:val="26"/>
          <w:szCs w:val="26"/>
        </w:rPr>
        <w:t xml:space="preserve"> then SSW is 21.07937</w:t>
      </w:r>
    </w:p>
    <w:p w14:paraId="735AC563" w14:textId="02D379F5" w:rsidR="00FD277D" w:rsidRPr="00D0706E" w:rsidRDefault="00FD277D" w:rsidP="00E97339">
      <w:pPr>
        <w:pStyle w:val="ListParagraph"/>
        <w:numPr>
          <w:ilvl w:val="0"/>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drawing>
          <wp:anchor distT="0" distB="0" distL="114300" distR="114300" simplePos="0" relativeHeight="251658243" behindDoc="0" locked="0" layoutInCell="1" allowOverlap="1" wp14:anchorId="5E4633A3" wp14:editId="78B8ADAD">
            <wp:simplePos x="0" y="0"/>
            <wp:positionH relativeFrom="margin">
              <wp:align>right</wp:align>
            </wp:positionH>
            <wp:positionV relativeFrom="paragraph">
              <wp:posOffset>277033</wp:posOffset>
            </wp:positionV>
            <wp:extent cx="5274310" cy="942730"/>
            <wp:effectExtent l="0" t="0" r="2540" b="0"/>
            <wp:wrapTopAndBottom/>
            <wp:docPr id="1539722783"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22783" name="Hình ảnh 1" descr="Ảnh có chứa văn bản, ảnh chụp màn hình, Phông chữ, số&#10;&#10;Mô tả được tạo tự động"/>
                    <pic:cNvPicPr/>
                  </pic:nvPicPr>
                  <pic:blipFill>
                    <a:blip r:embed="rId38">
                      <a:extLst>
                        <a:ext uri="{28A0092B-C50C-407E-A947-70E740481C1C}">
                          <a14:useLocalDpi xmlns:a14="http://schemas.microsoft.com/office/drawing/2010/main" val="0"/>
                        </a:ext>
                      </a:extLst>
                    </a:blip>
                    <a:stretch>
                      <a:fillRect/>
                    </a:stretch>
                  </pic:blipFill>
                  <pic:spPr>
                    <a:xfrm>
                      <a:off x="0" y="0"/>
                      <a:ext cx="5274310" cy="942730"/>
                    </a:xfrm>
                    <a:prstGeom prst="rect">
                      <a:avLst/>
                    </a:prstGeom>
                  </pic:spPr>
                </pic:pic>
              </a:graphicData>
            </a:graphic>
          </wp:anchor>
        </w:drawing>
      </w:r>
      <w:proofErr w:type="gramStart"/>
      <w:r w:rsidRPr="00D0706E">
        <w:rPr>
          <w:rFonts w:ascii="Times New Roman" w:hAnsi="Times New Roman" w:cs="Times New Roman"/>
          <w:sz w:val="26"/>
          <w:szCs w:val="26"/>
        </w:rPr>
        <w:t>Finally ,</w:t>
      </w:r>
      <w:proofErr w:type="gramEnd"/>
      <w:r w:rsidRPr="00D0706E">
        <w:rPr>
          <w:rFonts w:ascii="Times New Roman" w:hAnsi="Times New Roman" w:cs="Times New Roman"/>
          <w:sz w:val="26"/>
          <w:szCs w:val="26"/>
        </w:rPr>
        <w:t xml:space="preserve"> get ANOVA: </w:t>
      </w:r>
    </w:p>
    <w:p w14:paraId="7C534D50" w14:textId="77777777" w:rsidR="00FD277D" w:rsidRPr="00D0706E" w:rsidRDefault="00FD277D" w:rsidP="001E6699">
      <w:pPr>
        <w:spacing w:line="276" w:lineRule="auto"/>
        <w:rPr>
          <w:sz w:val="26"/>
          <w:szCs w:val="26"/>
        </w:rPr>
      </w:pPr>
    </w:p>
    <w:p w14:paraId="22C9FB10" w14:textId="77777777" w:rsidR="00FD277D" w:rsidRPr="00D0706E" w:rsidRDefault="00FD277D" w:rsidP="001E6699">
      <w:pPr>
        <w:spacing w:line="276" w:lineRule="auto"/>
        <w:ind w:left="720"/>
        <w:rPr>
          <w:sz w:val="26"/>
          <w:szCs w:val="26"/>
        </w:rPr>
      </w:pPr>
      <w:r w:rsidRPr="00D0706E">
        <w:rPr>
          <w:sz w:val="26"/>
          <w:szCs w:val="26"/>
        </w:rPr>
        <w:t>+ Between Groups is SSG</w:t>
      </w:r>
    </w:p>
    <w:p w14:paraId="39B1582C" w14:textId="77777777" w:rsidR="00FD277D" w:rsidRPr="00D0706E" w:rsidRDefault="00FD277D" w:rsidP="001E6699">
      <w:pPr>
        <w:spacing w:line="276" w:lineRule="auto"/>
        <w:ind w:left="720"/>
        <w:rPr>
          <w:sz w:val="26"/>
          <w:szCs w:val="26"/>
        </w:rPr>
      </w:pPr>
      <w:r w:rsidRPr="00D0706E">
        <w:rPr>
          <w:sz w:val="26"/>
          <w:szCs w:val="26"/>
        </w:rPr>
        <w:t xml:space="preserve">+ Within Groups is SSW </w:t>
      </w:r>
    </w:p>
    <w:p w14:paraId="63907523" w14:textId="77777777" w:rsidR="00FD277D" w:rsidRPr="00D0706E" w:rsidRDefault="00FD277D" w:rsidP="001E6699">
      <w:pPr>
        <w:spacing w:line="276" w:lineRule="auto"/>
        <w:ind w:left="720"/>
        <w:rPr>
          <w:sz w:val="26"/>
          <w:szCs w:val="26"/>
        </w:rPr>
      </w:pPr>
      <w:r w:rsidRPr="00D0706E">
        <w:rPr>
          <w:sz w:val="26"/>
          <w:szCs w:val="26"/>
        </w:rPr>
        <w:t xml:space="preserve">+ Get </w:t>
      </w:r>
      <w:proofErr w:type="spellStart"/>
      <w:r w:rsidRPr="00D0706E">
        <w:rPr>
          <w:sz w:val="26"/>
          <w:szCs w:val="26"/>
        </w:rPr>
        <w:t>df</w:t>
      </w:r>
      <w:proofErr w:type="spellEnd"/>
      <w:r w:rsidRPr="00D0706E">
        <w:rPr>
          <w:sz w:val="26"/>
          <w:szCs w:val="26"/>
        </w:rPr>
        <w:t xml:space="preserve"> of Between Groups and </w:t>
      </w:r>
      <w:proofErr w:type="spellStart"/>
      <w:r w:rsidRPr="00D0706E">
        <w:rPr>
          <w:sz w:val="26"/>
          <w:szCs w:val="26"/>
        </w:rPr>
        <w:t>df</w:t>
      </w:r>
      <w:proofErr w:type="spellEnd"/>
      <w:r w:rsidRPr="00D0706E">
        <w:rPr>
          <w:sz w:val="26"/>
          <w:szCs w:val="26"/>
        </w:rPr>
        <w:t xml:space="preserve"> of Within Groups</w:t>
      </w:r>
    </w:p>
    <w:p w14:paraId="37EAA1CC" w14:textId="77777777" w:rsidR="00FD277D" w:rsidRPr="00D0706E" w:rsidRDefault="00FD277D"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 xml:space="preserve">n = </w:t>
      </w:r>
      <w:proofErr w:type="gramStart"/>
      <w:r w:rsidRPr="00D0706E">
        <w:rPr>
          <w:rFonts w:ascii="Times New Roman" w:hAnsi="Times New Roman" w:cs="Times New Roman"/>
          <w:sz w:val="26"/>
          <w:szCs w:val="26"/>
        </w:rPr>
        <w:t>24 ,</w:t>
      </w:r>
      <w:proofErr w:type="gramEnd"/>
      <w:r w:rsidRPr="00D0706E">
        <w:rPr>
          <w:rFonts w:ascii="Times New Roman" w:hAnsi="Times New Roman" w:cs="Times New Roman"/>
          <w:sz w:val="26"/>
          <w:szCs w:val="26"/>
        </w:rPr>
        <w:t xml:space="preserve"> k = 3</w:t>
      </w:r>
    </w:p>
    <w:p w14:paraId="3F4DE008" w14:textId="77777777" w:rsidR="00FD277D" w:rsidRPr="00D0706E" w:rsidRDefault="00FD277D"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 xml:space="preserve">SSG: </w:t>
      </w:r>
      <w:proofErr w:type="spellStart"/>
      <w:r w:rsidRPr="00D0706E">
        <w:rPr>
          <w:rFonts w:ascii="Times New Roman" w:hAnsi="Times New Roman" w:cs="Times New Roman"/>
          <w:sz w:val="26"/>
          <w:szCs w:val="26"/>
        </w:rPr>
        <w:t>df</w:t>
      </w:r>
      <w:proofErr w:type="spellEnd"/>
      <w:r w:rsidRPr="00D0706E">
        <w:rPr>
          <w:rFonts w:ascii="Times New Roman" w:hAnsi="Times New Roman" w:cs="Times New Roman"/>
          <w:sz w:val="26"/>
          <w:szCs w:val="26"/>
        </w:rPr>
        <w:t xml:space="preserve"> = k – 1 = 3 -1 = 2</w:t>
      </w:r>
    </w:p>
    <w:p w14:paraId="29987357" w14:textId="77777777" w:rsidR="00FD277D" w:rsidRPr="00D0706E" w:rsidRDefault="00FD277D"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 xml:space="preserve">SSW: </w:t>
      </w:r>
      <w:proofErr w:type="spellStart"/>
      <w:r w:rsidRPr="00D0706E">
        <w:rPr>
          <w:rFonts w:ascii="Times New Roman" w:hAnsi="Times New Roman" w:cs="Times New Roman"/>
          <w:sz w:val="26"/>
          <w:szCs w:val="26"/>
        </w:rPr>
        <w:t>df</w:t>
      </w:r>
      <w:proofErr w:type="spellEnd"/>
      <w:r w:rsidRPr="00D0706E">
        <w:rPr>
          <w:rFonts w:ascii="Times New Roman" w:hAnsi="Times New Roman" w:cs="Times New Roman"/>
          <w:sz w:val="26"/>
          <w:szCs w:val="26"/>
        </w:rPr>
        <w:t xml:space="preserve"> = n – k = 24 – 3 = 21</w:t>
      </w:r>
    </w:p>
    <w:p w14:paraId="588DA1AD" w14:textId="77777777" w:rsidR="00FD277D" w:rsidRPr="00D0706E" w:rsidRDefault="00FD277D" w:rsidP="00E97339">
      <w:pPr>
        <w:pStyle w:val="ListParagraph"/>
        <w:numPr>
          <w:ilvl w:val="1"/>
          <w:numId w:val="3"/>
        </w:numPr>
        <w:spacing w:line="276" w:lineRule="auto"/>
        <w:rPr>
          <w:rFonts w:ascii="Times New Roman" w:hAnsi="Times New Roman" w:cs="Times New Roman"/>
          <w:sz w:val="26"/>
          <w:szCs w:val="26"/>
        </w:rPr>
      </w:pPr>
      <w:proofErr w:type="gramStart"/>
      <w:r w:rsidRPr="00D0706E">
        <w:rPr>
          <w:rFonts w:ascii="Times New Roman" w:hAnsi="Times New Roman" w:cs="Times New Roman"/>
          <w:sz w:val="26"/>
          <w:szCs w:val="26"/>
        </w:rPr>
        <w:t>Total  =</w:t>
      </w:r>
      <w:proofErr w:type="gramEnd"/>
      <w:r w:rsidRPr="00D0706E">
        <w:rPr>
          <w:rFonts w:ascii="Times New Roman" w:hAnsi="Times New Roman" w:cs="Times New Roman"/>
          <w:sz w:val="26"/>
          <w:szCs w:val="26"/>
        </w:rPr>
        <w:t xml:space="preserve"> 21 + 2 = 23</w:t>
      </w:r>
    </w:p>
    <w:p w14:paraId="4C805837" w14:textId="77777777" w:rsidR="00FD277D" w:rsidRPr="00D0706E" w:rsidRDefault="00FD277D" w:rsidP="001E6699">
      <w:pPr>
        <w:spacing w:line="276" w:lineRule="auto"/>
        <w:ind w:left="720"/>
        <w:rPr>
          <w:sz w:val="26"/>
          <w:szCs w:val="26"/>
        </w:rPr>
      </w:pPr>
      <w:r w:rsidRPr="00D0706E">
        <w:rPr>
          <w:sz w:val="26"/>
          <w:szCs w:val="26"/>
        </w:rPr>
        <w:t xml:space="preserve">+ Calculate MS </w:t>
      </w:r>
      <w:proofErr w:type="gramStart"/>
      <w:r w:rsidRPr="00D0706E">
        <w:rPr>
          <w:sz w:val="26"/>
          <w:szCs w:val="26"/>
        </w:rPr>
        <w:t>( MS</w:t>
      </w:r>
      <w:proofErr w:type="gramEnd"/>
      <w:r w:rsidRPr="00D0706E">
        <w:rPr>
          <w:sz w:val="26"/>
          <w:szCs w:val="26"/>
        </w:rPr>
        <w:t xml:space="preserve"> = SS / </w:t>
      </w:r>
      <w:proofErr w:type="spellStart"/>
      <w:r w:rsidRPr="00D0706E">
        <w:rPr>
          <w:sz w:val="26"/>
          <w:szCs w:val="26"/>
        </w:rPr>
        <w:t>df</w:t>
      </w:r>
      <w:proofErr w:type="spellEnd"/>
      <w:r w:rsidRPr="00D0706E">
        <w:rPr>
          <w:sz w:val="26"/>
          <w:szCs w:val="26"/>
        </w:rPr>
        <w:t xml:space="preserve"> )</w:t>
      </w:r>
    </w:p>
    <w:p w14:paraId="72C5252C" w14:textId="77777777" w:rsidR="00FD277D" w:rsidRPr="00D0706E" w:rsidRDefault="00FD277D" w:rsidP="00E97339">
      <w:pPr>
        <w:pStyle w:val="ListParagraph"/>
        <w:numPr>
          <w:ilvl w:val="0"/>
          <w:numId w:val="2"/>
        </w:numPr>
        <w:spacing w:line="276" w:lineRule="auto"/>
        <w:rPr>
          <w:rFonts w:ascii="Times New Roman" w:hAnsi="Times New Roman" w:cs="Times New Roman"/>
          <w:sz w:val="26"/>
          <w:szCs w:val="26"/>
        </w:rPr>
      </w:pPr>
      <w:r w:rsidRPr="00D0706E">
        <w:rPr>
          <w:rFonts w:ascii="Times New Roman" w:hAnsi="Times New Roman" w:cs="Times New Roman"/>
          <w:sz w:val="26"/>
          <w:szCs w:val="26"/>
        </w:rPr>
        <w:t>SSB: MSG = 7.878968254 / 2 = 3.939484</w:t>
      </w:r>
    </w:p>
    <w:p w14:paraId="102FF81B" w14:textId="77777777" w:rsidR="00FD277D" w:rsidRPr="00D0706E" w:rsidRDefault="00FD277D" w:rsidP="00E97339">
      <w:pPr>
        <w:pStyle w:val="ListParagraph"/>
        <w:numPr>
          <w:ilvl w:val="0"/>
          <w:numId w:val="2"/>
        </w:numPr>
        <w:spacing w:line="276" w:lineRule="auto"/>
        <w:rPr>
          <w:rFonts w:ascii="Times New Roman" w:hAnsi="Times New Roman" w:cs="Times New Roman"/>
          <w:sz w:val="26"/>
          <w:szCs w:val="26"/>
        </w:rPr>
      </w:pPr>
      <w:r w:rsidRPr="00D0706E">
        <w:rPr>
          <w:rFonts w:ascii="Times New Roman" w:hAnsi="Times New Roman" w:cs="Times New Roman"/>
          <w:sz w:val="26"/>
          <w:szCs w:val="26"/>
        </w:rPr>
        <w:t xml:space="preserve">SSW: MSW= 21.07936508 / 21 = 1.003779 </w:t>
      </w:r>
    </w:p>
    <w:p w14:paraId="1B4DE5AC" w14:textId="77777777" w:rsidR="00FD277D" w:rsidRPr="00D0706E" w:rsidRDefault="00FD277D" w:rsidP="001E6699">
      <w:pPr>
        <w:spacing w:line="276" w:lineRule="auto"/>
        <w:ind w:left="720"/>
        <w:rPr>
          <w:sz w:val="26"/>
          <w:szCs w:val="26"/>
        </w:rPr>
      </w:pPr>
      <w:r w:rsidRPr="00D0706E">
        <w:rPr>
          <w:sz w:val="26"/>
          <w:szCs w:val="26"/>
        </w:rPr>
        <w:t xml:space="preserve">+ F = MSG / </w:t>
      </w:r>
      <w:proofErr w:type="gramStart"/>
      <w:r w:rsidRPr="00D0706E">
        <w:rPr>
          <w:sz w:val="26"/>
          <w:szCs w:val="26"/>
        </w:rPr>
        <w:t>MSW  =</w:t>
      </w:r>
      <w:proofErr w:type="gramEnd"/>
      <w:r w:rsidRPr="00D0706E">
        <w:rPr>
          <w:sz w:val="26"/>
          <w:szCs w:val="26"/>
        </w:rPr>
        <w:t xml:space="preserve"> 3.924651732</w:t>
      </w:r>
    </w:p>
    <w:p w14:paraId="1670C45D" w14:textId="77777777" w:rsidR="00FD277D" w:rsidRPr="00D0706E" w:rsidRDefault="00FD277D" w:rsidP="001E6699">
      <w:pPr>
        <w:spacing w:line="276" w:lineRule="auto"/>
        <w:ind w:left="720"/>
        <w:rPr>
          <w:sz w:val="26"/>
          <w:szCs w:val="26"/>
        </w:rPr>
      </w:pPr>
      <w:r w:rsidRPr="00D0706E">
        <w:rPr>
          <w:sz w:val="26"/>
          <w:szCs w:val="26"/>
        </w:rPr>
        <w:t xml:space="preserve">+ To calculate F </w:t>
      </w:r>
      <w:proofErr w:type="gramStart"/>
      <w:r w:rsidRPr="00D0706E">
        <w:rPr>
          <w:sz w:val="26"/>
          <w:szCs w:val="26"/>
        </w:rPr>
        <w:t>crit ,</w:t>
      </w:r>
      <w:proofErr w:type="gramEnd"/>
      <w:r w:rsidRPr="00D0706E">
        <w:rPr>
          <w:sz w:val="26"/>
          <w:szCs w:val="26"/>
        </w:rPr>
        <w:t xml:space="preserve"> use formula: =F.INV.RT(probability, </w:t>
      </w:r>
      <w:proofErr w:type="spellStart"/>
      <w:r w:rsidRPr="00D0706E">
        <w:rPr>
          <w:sz w:val="26"/>
          <w:szCs w:val="26"/>
        </w:rPr>
        <w:t>df_between</w:t>
      </w:r>
      <w:proofErr w:type="spellEnd"/>
      <w:r w:rsidRPr="00D0706E">
        <w:rPr>
          <w:sz w:val="26"/>
          <w:szCs w:val="26"/>
        </w:rPr>
        <w:t xml:space="preserve">, </w:t>
      </w:r>
      <w:proofErr w:type="spellStart"/>
      <w:r w:rsidRPr="00D0706E">
        <w:rPr>
          <w:sz w:val="26"/>
          <w:szCs w:val="26"/>
        </w:rPr>
        <w:t>df_within</w:t>
      </w:r>
      <w:proofErr w:type="spellEnd"/>
      <w:r w:rsidRPr="00D0706E">
        <w:rPr>
          <w:sz w:val="26"/>
          <w:szCs w:val="26"/>
        </w:rPr>
        <w:t>)</w:t>
      </w:r>
    </w:p>
    <w:p w14:paraId="7F29E532" w14:textId="77777777" w:rsidR="00FD277D" w:rsidRPr="00D0706E" w:rsidRDefault="00FD277D" w:rsidP="00E97339">
      <w:pPr>
        <w:pStyle w:val="ListParagraph"/>
        <w:numPr>
          <w:ilvl w:val="1"/>
          <w:numId w:val="1"/>
        </w:numPr>
        <w:spacing w:line="276" w:lineRule="auto"/>
        <w:rPr>
          <w:rFonts w:ascii="Times New Roman" w:hAnsi="Times New Roman" w:cs="Times New Roman"/>
          <w:sz w:val="26"/>
          <w:szCs w:val="26"/>
        </w:rPr>
      </w:pPr>
      <w:r w:rsidRPr="00D0706E">
        <w:rPr>
          <w:rFonts w:ascii="Times New Roman" w:hAnsi="Times New Roman" w:cs="Times New Roman"/>
          <w:sz w:val="26"/>
          <w:szCs w:val="26"/>
        </w:rPr>
        <w:t>probability: This is the significance level (alpha) at which you want to find the critical value. A common choice is 0.05 (5%).</w:t>
      </w:r>
    </w:p>
    <w:p w14:paraId="054A9EF6" w14:textId="77777777" w:rsidR="00FD277D" w:rsidRPr="00D0706E" w:rsidRDefault="00FD277D" w:rsidP="001E6699">
      <w:pPr>
        <w:spacing w:line="276" w:lineRule="auto"/>
        <w:ind w:left="1080"/>
        <w:rPr>
          <w:sz w:val="26"/>
          <w:szCs w:val="26"/>
        </w:rPr>
      </w:pPr>
      <w:r w:rsidRPr="00D0706E">
        <w:rPr>
          <w:sz w:val="26"/>
          <w:szCs w:val="26"/>
        </w:rPr>
        <w:t>F crit</w:t>
      </w:r>
      <w:proofErr w:type="gramStart"/>
      <w:r w:rsidRPr="00D0706E">
        <w:rPr>
          <w:sz w:val="26"/>
          <w:szCs w:val="26"/>
        </w:rPr>
        <w:t>=  F.INV.RT</w:t>
      </w:r>
      <w:proofErr w:type="gramEnd"/>
      <w:r w:rsidRPr="00D0706E">
        <w:rPr>
          <w:sz w:val="26"/>
          <w:szCs w:val="26"/>
        </w:rPr>
        <w:t>(0.05, 2, 21) = 3.466800112</w:t>
      </w:r>
    </w:p>
    <w:p w14:paraId="77D60D9F" w14:textId="6E0B43C8" w:rsidR="00FD277D" w:rsidRPr="00D0706E" w:rsidRDefault="00FD277D" w:rsidP="001E6699">
      <w:pPr>
        <w:spacing w:line="276" w:lineRule="auto"/>
        <w:rPr>
          <w:sz w:val="26"/>
          <w:szCs w:val="26"/>
        </w:rPr>
      </w:pPr>
      <w:r w:rsidRPr="00D0706E">
        <w:rPr>
          <w:sz w:val="26"/>
          <w:szCs w:val="26"/>
        </w:rPr>
        <w:t xml:space="preserve">            + Similar to F </w:t>
      </w:r>
      <w:proofErr w:type="gramStart"/>
      <w:r w:rsidRPr="00D0706E">
        <w:rPr>
          <w:sz w:val="26"/>
          <w:szCs w:val="26"/>
        </w:rPr>
        <w:t>crit ,</w:t>
      </w:r>
      <w:proofErr w:type="gramEnd"/>
      <w:r w:rsidRPr="00D0706E">
        <w:rPr>
          <w:sz w:val="26"/>
          <w:szCs w:val="26"/>
        </w:rPr>
        <w:t xml:space="preserve"> use formula for calculating (F.DIST.RT), but first parameter is F</w:t>
      </w:r>
      <w:r w:rsidRPr="00D0706E">
        <w:rPr>
          <w:sz w:val="26"/>
          <w:szCs w:val="26"/>
        </w:rPr>
        <w:tab/>
      </w:r>
    </w:p>
    <w:p w14:paraId="69D57C07" w14:textId="0366CC25" w:rsidR="00FD277D" w:rsidRPr="00D0706E" w:rsidRDefault="001E6699" w:rsidP="001E6699">
      <w:pPr>
        <w:spacing w:line="276" w:lineRule="auto"/>
        <w:ind w:firstLine="720"/>
        <w:rPr>
          <w:sz w:val="26"/>
          <w:szCs w:val="26"/>
        </w:rPr>
      </w:pPr>
      <w:r w:rsidRPr="00D0706E">
        <w:rPr>
          <w:sz w:val="26"/>
          <w:szCs w:val="26"/>
        </w:rPr>
        <w:t xml:space="preserve">    </w:t>
      </w:r>
      <w:r w:rsidR="00FD277D" w:rsidRPr="00D0706E">
        <w:rPr>
          <w:sz w:val="26"/>
          <w:szCs w:val="26"/>
        </w:rPr>
        <w:t xml:space="preserve">P-value = </w:t>
      </w:r>
      <w:proofErr w:type="gramStart"/>
      <w:r w:rsidR="00FD277D" w:rsidRPr="00D0706E">
        <w:rPr>
          <w:sz w:val="26"/>
          <w:szCs w:val="26"/>
        </w:rPr>
        <w:t>F.DIST.RT</w:t>
      </w:r>
      <w:proofErr w:type="gramEnd"/>
      <w:r w:rsidR="00FD277D" w:rsidRPr="00D0706E">
        <w:rPr>
          <w:sz w:val="26"/>
          <w:szCs w:val="26"/>
        </w:rPr>
        <w:t xml:space="preserve">(F, 2, 21) = 0.035635398 </w:t>
      </w:r>
    </w:p>
    <w:p w14:paraId="3E040EB5" w14:textId="087EC8A3" w:rsidR="00FD277D" w:rsidRPr="00D0706E" w:rsidRDefault="00FD277D" w:rsidP="00E97339">
      <w:pPr>
        <w:pStyle w:val="ListParagraph"/>
        <w:numPr>
          <w:ilvl w:val="0"/>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 xml:space="preserve">Conclude: </w:t>
      </w:r>
    </w:p>
    <w:p w14:paraId="3CB4FA64" w14:textId="77777777" w:rsidR="00FD277D" w:rsidRPr="00D0706E" w:rsidRDefault="00FD277D"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P-value = 0.035 &lt; 0.05 =&gt; Reject H0</w:t>
      </w:r>
    </w:p>
    <w:p w14:paraId="05F6907E" w14:textId="603582FE" w:rsidR="00FD277D" w:rsidRPr="00D0706E" w:rsidRDefault="00FD277D"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F &gt; F crit =&gt; Reject H0</w:t>
      </w:r>
    </w:p>
    <w:p w14:paraId="5F11F429" w14:textId="19513E11" w:rsidR="00FD277D" w:rsidRPr="00D0706E" w:rsidRDefault="00FD277D" w:rsidP="00E97339">
      <w:pPr>
        <w:pStyle w:val="ListParagraph"/>
        <w:numPr>
          <w:ilvl w:val="2"/>
          <w:numId w:val="3"/>
        </w:numPr>
        <w:spacing w:line="276" w:lineRule="auto"/>
        <w:rPr>
          <w:rFonts w:ascii="Times New Roman" w:hAnsi="Times New Roman" w:cs="Times New Roman"/>
          <w:sz w:val="26"/>
          <w:szCs w:val="26"/>
        </w:rPr>
      </w:pPr>
      <w:proofErr w:type="gramStart"/>
      <w:r w:rsidRPr="00D0706E">
        <w:rPr>
          <w:rFonts w:ascii="Times New Roman" w:hAnsi="Times New Roman" w:cs="Times New Roman"/>
          <w:sz w:val="26"/>
          <w:szCs w:val="26"/>
        </w:rPr>
        <w:t>So</w:t>
      </w:r>
      <w:proofErr w:type="gramEnd"/>
      <w:r w:rsidRPr="00D0706E">
        <w:rPr>
          <w:rFonts w:ascii="Times New Roman" w:hAnsi="Times New Roman" w:cs="Times New Roman"/>
          <w:sz w:val="26"/>
          <w:szCs w:val="26"/>
        </w:rPr>
        <w:t xml:space="preserve"> two categorical variables are dependent</w:t>
      </w:r>
    </w:p>
    <w:p w14:paraId="18364B93" w14:textId="2D0E3D1A" w:rsidR="00051CEC" w:rsidRPr="00D0706E" w:rsidRDefault="00051CEC" w:rsidP="004A5988">
      <w:pPr>
        <w:pStyle w:val="Heading3"/>
        <w:rPr>
          <w:rFonts w:cs="Times New Roman"/>
        </w:rPr>
      </w:pPr>
      <w:bookmarkStart w:id="22" w:name="_Toc162039228"/>
      <w:r w:rsidRPr="00D0706E">
        <w:rPr>
          <w:rFonts w:cs="Times New Roman"/>
        </w:rPr>
        <w:t>1.</w:t>
      </w:r>
      <w:r w:rsidR="00356AFE" w:rsidRPr="00D0706E">
        <w:rPr>
          <w:rFonts w:cs="Times New Roman"/>
        </w:rPr>
        <w:t>4</w:t>
      </w:r>
      <w:r w:rsidRPr="00D0706E">
        <w:rPr>
          <w:rFonts w:cs="Times New Roman"/>
        </w:rPr>
        <w:t>.2.</w:t>
      </w:r>
      <w:r w:rsidR="00243F9A" w:rsidRPr="00D0706E">
        <w:rPr>
          <w:rFonts w:cs="Times New Roman"/>
        </w:rPr>
        <w:t>2</w:t>
      </w:r>
      <w:r w:rsidRPr="00D0706E">
        <w:rPr>
          <w:rFonts w:cs="Times New Roman"/>
        </w:rPr>
        <w:t xml:space="preserve"> Using Python</w:t>
      </w:r>
      <w:bookmarkEnd w:id="22"/>
    </w:p>
    <w:p w14:paraId="2BDB0840" w14:textId="04F2708C" w:rsidR="00051CEC" w:rsidRPr="00D0706E" w:rsidRDefault="00051CEC" w:rsidP="00E97339">
      <w:pPr>
        <w:pStyle w:val="ListParagraph"/>
        <w:numPr>
          <w:ilvl w:val="0"/>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Get input from Insurance survey dataset</w:t>
      </w:r>
      <w:r w:rsidR="00243F9A" w:rsidRPr="00D0706E">
        <w:rPr>
          <w:rFonts w:ascii="Times New Roman" w:hAnsi="Times New Roman" w:cs="Times New Roman"/>
          <w:sz w:val="26"/>
          <w:szCs w:val="26"/>
        </w:rPr>
        <w:t xml:space="preserve"> and use </w:t>
      </w:r>
      <w:proofErr w:type="spellStart"/>
      <w:r w:rsidR="00243F9A" w:rsidRPr="00D0706E">
        <w:rPr>
          <w:rFonts w:ascii="Times New Roman" w:hAnsi="Times New Roman" w:cs="Times New Roman"/>
          <w:sz w:val="26"/>
          <w:szCs w:val="26"/>
        </w:rPr>
        <w:t>scipy</w:t>
      </w:r>
      <w:proofErr w:type="spellEnd"/>
      <w:r w:rsidR="00243F9A" w:rsidRPr="00D0706E">
        <w:rPr>
          <w:rFonts w:ascii="Times New Roman" w:hAnsi="Times New Roman" w:cs="Times New Roman"/>
          <w:sz w:val="26"/>
          <w:szCs w:val="26"/>
        </w:rPr>
        <w:t xml:space="preserve"> library to </w:t>
      </w:r>
      <w:proofErr w:type="gramStart"/>
      <w:r w:rsidR="00243F9A" w:rsidRPr="00D0706E">
        <w:rPr>
          <w:rFonts w:ascii="Times New Roman" w:hAnsi="Times New Roman" w:cs="Times New Roman"/>
          <w:sz w:val="26"/>
          <w:szCs w:val="26"/>
        </w:rPr>
        <w:t>calculate</w:t>
      </w:r>
      <w:proofErr w:type="gramEnd"/>
    </w:p>
    <w:p w14:paraId="642B66CF" w14:textId="430479A4" w:rsidR="00243F9A" w:rsidRPr="00D0706E" w:rsidRDefault="00243F9A" w:rsidP="00243F9A">
      <w:pPr>
        <w:pStyle w:val="ListParagraph"/>
        <w:spacing w:line="276" w:lineRule="auto"/>
        <w:rPr>
          <w:rFonts w:ascii="Times New Roman" w:hAnsi="Times New Roman" w:cs="Times New Roman"/>
          <w:sz w:val="26"/>
          <w:szCs w:val="26"/>
        </w:rPr>
      </w:pPr>
      <w:r w:rsidRPr="00D0706E">
        <w:rPr>
          <w:rFonts w:ascii="Times New Roman" w:hAnsi="Times New Roman" w:cs="Times New Roman"/>
          <w:sz w:val="26"/>
          <w:szCs w:val="26"/>
        </w:rPr>
        <w:drawing>
          <wp:inline distT="0" distB="0" distL="0" distR="0" wp14:anchorId="1DBB6F3B" wp14:editId="3AA6FE6E">
            <wp:extent cx="5418290" cy="1966130"/>
            <wp:effectExtent l="0" t="0" r="0" b="0"/>
            <wp:docPr id="6621155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15532" name=""/>
                    <pic:cNvPicPr/>
                  </pic:nvPicPr>
                  <pic:blipFill>
                    <a:blip r:embed="rId39"/>
                    <a:stretch>
                      <a:fillRect/>
                    </a:stretch>
                  </pic:blipFill>
                  <pic:spPr>
                    <a:xfrm>
                      <a:off x="0" y="0"/>
                      <a:ext cx="5418290" cy="1966130"/>
                    </a:xfrm>
                    <a:prstGeom prst="rect">
                      <a:avLst/>
                    </a:prstGeom>
                  </pic:spPr>
                </pic:pic>
              </a:graphicData>
            </a:graphic>
          </wp:inline>
        </w:drawing>
      </w:r>
    </w:p>
    <w:p w14:paraId="7B370888" w14:textId="28B9BE04" w:rsidR="00243F9A" w:rsidRPr="00D0706E" w:rsidRDefault="00243F9A" w:rsidP="00243F9A">
      <w:pPr>
        <w:spacing w:line="276" w:lineRule="auto"/>
        <w:ind w:firstLine="720"/>
        <w:rPr>
          <w:sz w:val="26"/>
          <w:szCs w:val="26"/>
        </w:rPr>
      </w:pPr>
      <w:r w:rsidRPr="00D0706E">
        <w:rPr>
          <w:sz w:val="26"/>
          <w:szCs w:val="26"/>
        </w:rPr>
        <w:t>P-value = 0.035 &lt; 0.05 =&gt; Reject H0</w:t>
      </w:r>
    </w:p>
    <w:p w14:paraId="43CE9457" w14:textId="77777777" w:rsidR="00243F9A" w:rsidRPr="00D0706E" w:rsidRDefault="00243F9A" w:rsidP="00243F9A">
      <w:pPr>
        <w:spacing w:line="276" w:lineRule="auto"/>
        <w:ind w:firstLine="720"/>
        <w:rPr>
          <w:sz w:val="26"/>
          <w:szCs w:val="26"/>
        </w:rPr>
      </w:pPr>
      <w:r w:rsidRPr="00D0706E">
        <w:rPr>
          <w:sz w:val="26"/>
          <w:szCs w:val="26"/>
        </w:rPr>
        <w:t>F &gt; F crit =&gt; Reject H0</w:t>
      </w:r>
    </w:p>
    <w:p w14:paraId="54843580" w14:textId="11AD637E" w:rsidR="00243F9A" w:rsidRPr="00D0706E" w:rsidRDefault="00243F9A" w:rsidP="00243F9A">
      <w:pPr>
        <w:spacing w:line="276" w:lineRule="auto"/>
        <w:ind w:firstLine="720"/>
        <w:rPr>
          <w:sz w:val="26"/>
          <w:szCs w:val="26"/>
        </w:rPr>
      </w:pPr>
    </w:p>
    <w:p w14:paraId="5EB5AA4D" w14:textId="5042DDC6" w:rsidR="00243F9A" w:rsidRPr="00D0706E" w:rsidRDefault="00243F9A" w:rsidP="004A5988">
      <w:pPr>
        <w:pStyle w:val="Heading3"/>
        <w:rPr>
          <w:rFonts w:cs="Times New Roman"/>
        </w:rPr>
      </w:pPr>
      <w:bookmarkStart w:id="23" w:name="_Toc162039229"/>
      <w:r w:rsidRPr="00D0706E">
        <w:rPr>
          <w:rFonts w:cs="Times New Roman"/>
        </w:rPr>
        <w:t>1.</w:t>
      </w:r>
      <w:r w:rsidR="00356AFE" w:rsidRPr="00D0706E">
        <w:rPr>
          <w:rFonts w:cs="Times New Roman"/>
        </w:rPr>
        <w:t>4</w:t>
      </w:r>
      <w:r w:rsidRPr="00D0706E">
        <w:rPr>
          <w:rFonts w:cs="Times New Roman"/>
        </w:rPr>
        <w:t>.2.</w:t>
      </w:r>
      <w:r w:rsidR="00A77880" w:rsidRPr="00D0706E">
        <w:rPr>
          <w:rFonts w:cs="Times New Roman"/>
        </w:rPr>
        <w:t>3</w:t>
      </w:r>
      <w:r w:rsidRPr="00D0706E">
        <w:rPr>
          <w:rFonts w:cs="Times New Roman"/>
        </w:rPr>
        <w:t xml:space="preserve"> Using R</w:t>
      </w:r>
      <w:bookmarkEnd w:id="23"/>
    </w:p>
    <w:p w14:paraId="29DF131B" w14:textId="4C4D09A6" w:rsidR="00A77880" w:rsidRPr="00D0706E" w:rsidRDefault="00A77880" w:rsidP="00E97339">
      <w:pPr>
        <w:pStyle w:val="ListParagraph"/>
        <w:numPr>
          <w:ilvl w:val="0"/>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 xml:space="preserve">Use car library to </w:t>
      </w:r>
      <w:proofErr w:type="gramStart"/>
      <w:r w:rsidRPr="00D0706E">
        <w:rPr>
          <w:rFonts w:ascii="Times New Roman" w:hAnsi="Times New Roman" w:cs="Times New Roman"/>
          <w:sz w:val="26"/>
          <w:szCs w:val="26"/>
        </w:rPr>
        <w:t>calculate</w:t>
      </w:r>
      <w:proofErr w:type="gramEnd"/>
      <w:r w:rsidRPr="00D0706E">
        <w:rPr>
          <w:rFonts w:ascii="Times New Roman" w:hAnsi="Times New Roman" w:cs="Times New Roman"/>
          <w:sz w:val="26"/>
          <w:szCs w:val="26"/>
        </w:rPr>
        <w:t xml:space="preserve"> </w:t>
      </w:r>
    </w:p>
    <w:p w14:paraId="31355047" w14:textId="1F32ECC8" w:rsidR="00A77880" w:rsidRPr="00D0706E" w:rsidRDefault="00A77880" w:rsidP="00A77880">
      <w:pPr>
        <w:rPr>
          <w:sz w:val="26"/>
          <w:szCs w:val="26"/>
        </w:rPr>
      </w:pPr>
    </w:p>
    <w:p w14:paraId="67E6D24B" w14:textId="176F1B51" w:rsidR="00A77880" w:rsidRPr="00D0706E" w:rsidRDefault="00A77880" w:rsidP="00A77880">
      <w:pPr>
        <w:rPr>
          <w:sz w:val="26"/>
          <w:szCs w:val="26"/>
        </w:rPr>
      </w:pPr>
      <w:r w:rsidRPr="00D0706E">
        <w:rPr>
          <w:sz w:val="26"/>
          <w:szCs w:val="26"/>
        </w:rPr>
        <w:drawing>
          <wp:anchor distT="0" distB="0" distL="114300" distR="114300" simplePos="0" relativeHeight="251658244" behindDoc="0" locked="0" layoutInCell="1" allowOverlap="1" wp14:anchorId="4DDD88FA" wp14:editId="2802CA64">
            <wp:simplePos x="0" y="0"/>
            <wp:positionH relativeFrom="column">
              <wp:posOffset>214630</wp:posOffset>
            </wp:positionH>
            <wp:positionV relativeFrom="paragraph">
              <wp:posOffset>328237</wp:posOffset>
            </wp:positionV>
            <wp:extent cx="5361709" cy="1681697"/>
            <wp:effectExtent l="0" t="0" r="0" b="0"/>
            <wp:wrapTopAndBottom/>
            <wp:docPr id="2042346458" name="Hình ảnh 1" descr="Ảnh có chứa văn bản,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46458" name="Hình ảnh 1" descr="Ảnh có chứa văn bản, Phông chữ, ảnh chụp màn hình&#10;&#10;Mô tả được tạo tự động"/>
                    <pic:cNvPicPr/>
                  </pic:nvPicPr>
                  <pic:blipFill>
                    <a:blip r:embed="rId40">
                      <a:extLst>
                        <a:ext uri="{28A0092B-C50C-407E-A947-70E740481C1C}">
                          <a14:useLocalDpi xmlns:a14="http://schemas.microsoft.com/office/drawing/2010/main" val="0"/>
                        </a:ext>
                      </a:extLst>
                    </a:blip>
                    <a:stretch>
                      <a:fillRect/>
                    </a:stretch>
                  </pic:blipFill>
                  <pic:spPr>
                    <a:xfrm>
                      <a:off x="0" y="0"/>
                      <a:ext cx="5361709" cy="1681697"/>
                    </a:xfrm>
                    <a:prstGeom prst="rect">
                      <a:avLst/>
                    </a:prstGeom>
                  </pic:spPr>
                </pic:pic>
              </a:graphicData>
            </a:graphic>
          </wp:anchor>
        </w:drawing>
      </w:r>
    </w:p>
    <w:p w14:paraId="6B0CD6A9" w14:textId="6693EEAE" w:rsidR="00A77880" w:rsidRPr="00D0706E" w:rsidRDefault="00A77880" w:rsidP="00A77880">
      <w:pPr>
        <w:rPr>
          <w:sz w:val="26"/>
          <w:szCs w:val="26"/>
        </w:rPr>
      </w:pPr>
      <w:r w:rsidRPr="00D0706E">
        <w:rPr>
          <w:sz w:val="26"/>
          <w:szCs w:val="26"/>
        </w:rPr>
        <w:tab/>
      </w:r>
    </w:p>
    <w:p w14:paraId="5F04B56B" w14:textId="6E8F0287" w:rsidR="00A77880" w:rsidRPr="00D0706E" w:rsidRDefault="00A77880" w:rsidP="00A77880">
      <w:pPr>
        <w:spacing w:line="276" w:lineRule="auto"/>
        <w:ind w:firstLine="720"/>
        <w:rPr>
          <w:sz w:val="26"/>
          <w:szCs w:val="26"/>
        </w:rPr>
      </w:pPr>
      <w:r w:rsidRPr="00D0706E">
        <w:rPr>
          <w:sz w:val="26"/>
          <w:szCs w:val="26"/>
        </w:rPr>
        <w:t>+ P-value = 0.035 &lt; 0.05 =&gt; Reject H0</w:t>
      </w:r>
    </w:p>
    <w:p w14:paraId="52B0C221" w14:textId="436B7DB4" w:rsidR="00A77880" w:rsidRPr="00D0706E" w:rsidRDefault="00A77880" w:rsidP="00A77880">
      <w:pPr>
        <w:spacing w:line="276" w:lineRule="auto"/>
        <w:ind w:firstLine="720"/>
        <w:rPr>
          <w:sz w:val="26"/>
          <w:szCs w:val="26"/>
        </w:rPr>
      </w:pPr>
      <w:r w:rsidRPr="00D0706E">
        <w:rPr>
          <w:sz w:val="26"/>
          <w:szCs w:val="26"/>
        </w:rPr>
        <w:t>+ F &gt; F crit =&gt; Reject H0</w:t>
      </w:r>
    </w:p>
    <w:p w14:paraId="131171D4" w14:textId="62145A48" w:rsidR="00A77880" w:rsidRPr="00D0706E" w:rsidRDefault="00A77880" w:rsidP="00A77880">
      <w:pPr>
        <w:rPr>
          <w:sz w:val="26"/>
          <w:szCs w:val="26"/>
        </w:rPr>
      </w:pPr>
    </w:p>
    <w:p w14:paraId="66F4DE6C" w14:textId="77777777" w:rsidR="008519C9" w:rsidRPr="00D0706E" w:rsidRDefault="008519C9" w:rsidP="00A77880">
      <w:pPr>
        <w:ind w:left="720"/>
        <w:rPr>
          <w:sz w:val="26"/>
          <w:szCs w:val="26"/>
        </w:rPr>
      </w:pPr>
    </w:p>
    <w:p w14:paraId="1BC84B8B" w14:textId="10D78CA7" w:rsidR="00BB5B1C" w:rsidRPr="00D0706E" w:rsidRDefault="00215CCE" w:rsidP="00D45BE7">
      <w:pPr>
        <w:pStyle w:val="Heading2"/>
        <w:rPr>
          <w:rFonts w:cs="Times New Roman"/>
        </w:rPr>
      </w:pPr>
      <w:bookmarkStart w:id="24" w:name="_Toc162039230"/>
      <w:r w:rsidRPr="00D0706E">
        <w:rPr>
          <w:rFonts w:cs="Times New Roman"/>
        </w:rPr>
        <w:t>1.</w:t>
      </w:r>
      <w:r w:rsidR="00356AFE" w:rsidRPr="00D0706E">
        <w:rPr>
          <w:rFonts w:cs="Times New Roman"/>
        </w:rPr>
        <w:t>4</w:t>
      </w:r>
      <w:r w:rsidRPr="00D0706E">
        <w:rPr>
          <w:rFonts w:cs="Times New Roman"/>
        </w:rPr>
        <w:t>.</w:t>
      </w:r>
      <w:r w:rsidR="00A77880" w:rsidRPr="00D0706E">
        <w:rPr>
          <w:rFonts w:cs="Times New Roman"/>
        </w:rPr>
        <w:t>3</w:t>
      </w:r>
      <w:r w:rsidRPr="00D0706E">
        <w:rPr>
          <w:rFonts w:cs="Times New Roman"/>
        </w:rPr>
        <w:t xml:space="preserve"> </w:t>
      </w:r>
      <w:r w:rsidR="007E5433" w:rsidRPr="00D0706E">
        <w:rPr>
          <w:rFonts w:cs="Times New Roman"/>
        </w:rPr>
        <w:t>Turkey</w:t>
      </w:r>
      <w:r w:rsidRPr="00D0706E">
        <w:rPr>
          <w:rFonts w:cs="Times New Roman"/>
        </w:rPr>
        <w:t xml:space="preserve"> Test</w:t>
      </w:r>
      <w:bookmarkEnd w:id="24"/>
      <w:r w:rsidRPr="00D0706E">
        <w:rPr>
          <w:rFonts w:cs="Times New Roman"/>
        </w:rPr>
        <w:t xml:space="preserve"> </w:t>
      </w:r>
    </w:p>
    <w:p w14:paraId="2C9A2423" w14:textId="6083208B" w:rsidR="00A77880" w:rsidRPr="00D0706E" w:rsidRDefault="00A77880" w:rsidP="004A5988">
      <w:pPr>
        <w:pStyle w:val="Heading3"/>
        <w:rPr>
          <w:rFonts w:cs="Times New Roman"/>
        </w:rPr>
      </w:pPr>
      <w:bookmarkStart w:id="25" w:name="_Toc162039231"/>
      <w:r w:rsidRPr="00D0706E">
        <w:rPr>
          <w:rFonts w:cs="Times New Roman"/>
        </w:rPr>
        <w:t>1.</w:t>
      </w:r>
      <w:r w:rsidR="00356AFE" w:rsidRPr="00D0706E">
        <w:rPr>
          <w:rFonts w:cs="Times New Roman"/>
        </w:rPr>
        <w:t>4</w:t>
      </w:r>
      <w:r w:rsidRPr="00D0706E">
        <w:rPr>
          <w:rFonts w:cs="Times New Roman"/>
        </w:rPr>
        <w:t xml:space="preserve">.3.1 Using </w:t>
      </w:r>
      <w:proofErr w:type="gramStart"/>
      <w:r w:rsidRPr="00D0706E">
        <w:rPr>
          <w:rFonts w:cs="Times New Roman"/>
        </w:rPr>
        <w:t>excel</w:t>
      </w:r>
      <w:bookmarkEnd w:id="25"/>
      <w:proofErr w:type="gramEnd"/>
      <w:r w:rsidRPr="00D0706E">
        <w:rPr>
          <w:rFonts w:cs="Times New Roman"/>
        </w:rPr>
        <w:t xml:space="preserve"> </w:t>
      </w:r>
    </w:p>
    <w:p w14:paraId="756E8967" w14:textId="77777777" w:rsidR="00A77880" w:rsidRPr="00D0706E" w:rsidRDefault="00A77880" w:rsidP="00A77880">
      <w:pPr>
        <w:rPr>
          <w:sz w:val="26"/>
          <w:szCs w:val="26"/>
        </w:rPr>
      </w:pPr>
    </w:p>
    <w:p w14:paraId="4485B7FE" w14:textId="426E564F" w:rsidR="00BB5B1C" w:rsidRPr="00D0706E" w:rsidRDefault="006609FA" w:rsidP="00E97339">
      <w:pPr>
        <w:pStyle w:val="ListParagraph"/>
        <w:numPr>
          <w:ilvl w:val="0"/>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Number the group</w:t>
      </w:r>
      <w:r w:rsidR="00A36421" w:rsidRPr="00D0706E">
        <w:rPr>
          <w:rFonts w:ascii="Times New Roman" w:hAnsi="Times New Roman" w:cs="Times New Roman"/>
          <w:sz w:val="26"/>
          <w:szCs w:val="26"/>
        </w:rPr>
        <w:t>s:</w:t>
      </w:r>
    </w:p>
    <w:p w14:paraId="65A3B271" w14:textId="0BAFC9FF" w:rsidR="00A36421" w:rsidRPr="00D0706E" w:rsidRDefault="00F60C09"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 xml:space="preserve">College </w:t>
      </w:r>
      <w:proofErr w:type="gramStart"/>
      <w:r w:rsidRPr="00D0706E">
        <w:rPr>
          <w:rFonts w:ascii="Times New Roman" w:hAnsi="Times New Roman" w:cs="Times New Roman"/>
          <w:sz w:val="26"/>
          <w:szCs w:val="26"/>
        </w:rPr>
        <w:t>graduate :</w:t>
      </w:r>
      <w:proofErr w:type="gramEnd"/>
      <w:r w:rsidRPr="00D0706E">
        <w:rPr>
          <w:rFonts w:ascii="Times New Roman" w:hAnsi="Times New Roman" w:cs="Times New Roman"/>
          <w:sz w:val="26"/>
          <w:szCs w:val="26"/>
        </w:rPr>
        <w:t xml:space="preserve"> 1</w:t>
      </w:r>
    </w:p>
    <w:p w14:paraId="76150472" w14:textId="11723D09" w:rsidR="00F60C09" w:rsidRPr="00D0706E" w:rsidRDefault="0056709F"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Graduate degree: 2</w:t>
      </w:r>
    </w:p>
    <w:p w14:paraId="62AF170C" w14:textId="243E6C97" w:rsidR="00224FD8" w:rsidRPr="00D0706E" w:rsidRDefault="00224FD8"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Some college: 3</w:t>
      </w:r>
    </w:p>
    <w:p w14:paraId="148B5557" w14:textId="36038B60" w:rsidR="00224FD8" w:rsidRPr="00D0706E" w:rsidRDefault="00481905" w:rsidP="00E97339">
      <w:pPr>
        <w:pStyle w:val="ListParagraph"/>
        <w:numPr>
          <w:ilvl w:val="0"/>
          <w:numId w:val="3"/>
        </w:numPr>
        <w:spacing w:line="240" w:lineRule="auto"/>
        <w:rPr>
          <w:rFonts w:ascii="Times New Roman" w:hAnsi="Times New Roman" w:cs="Times New Roman"/>
          <w:sz w:val="26"/>
          <w:szCs w:val="26"/>
        </w:rPr>
      </w:pPr>
      <w:r w:rsidRPr="00D0706E">
        <w:rPr>
          <w:rFonts w:ascii="Times New Roman" w:hAnsi="Times New Roman" w:cs="Times New Roman"/>
          <w:sz w:val="26"/>
          <w:szCs w:val="26"/>
        </w:rPr>
        <w:t xml:space="preserve">Calculate </w:t>
      </w:r>
      <w:r w:rsidR="00D04BB3" w:rsidRPr="00D0706E">
        <w:rPr>
          <w:rFonts w:ascii="Times New Roman" w:hAnsi="Times New Roman" w:cs="Times New Roman"/>
          <w:sz w:val="26"/>
          <w:szCs w:val="26"/>
        </w:rPr>
        <w:t xml:space="preserve">average variation range </w:t>
      </w:r>
      <w:proofErr w:type="gramStart"/>
      <w:r w:rsidR="00C9537A" w:rsidRPr="00D0706E">
        <w:rPr>
          <w:rFonts w:ascii="Times New Roman" w:hAnsi="Times New Roman" w:cs="Times New Roman"/>
          <w:sz w:val="26"/>
          <w:szCs w:val="26"/>
        </w:rPr>
        <w:t xml:space="preserve">( </w:t>
      </w:r>
      <w:proofErr w:type="spellStart"/>
      <w:r w:rsidR="00C9537A" w:rsidRPr="00D0706E">
        <w:rPr>
          <w:rFonts w:ascii="Times New Roman" w:hAnsi="Times New Roman" w:cs="Times New Roman"/>
          <w:sz w:val="26"/>
          <w:szCs w:val="26"/>
        </w:rPr>
        <w:t>D</w:t>
      </w:r>
      <w:r w:rsidR="00CB7A12" w:rsidRPr="00D0706E">
        <w:rPr>
          <w:rFonts w:ascii="Times New Roman" w:hAnsi="Times New Roman" w:cs="Times New Roman"/>
          <w:sz w:val="26"/>
          <w:szCs w:val="26"/>
          <w:vertAlign w:val="subscript"/>
        </w:rPr>
        <w:t>ij</w:t>
      </w:r>
      <w:proofErr w:type="spellEnd"/>
      <w:proofErr w:type="gramEnd"/>
      <w:r w:rsidR="00CB7A12" w:rsidRPr="00D0706E">
        <w:rPr>
          <w:rFonts w:ascii="Times New Roman" w:hAnsi="Times New Roman" w:cs="Times New Roman"/>
          <w:sz w:val="26"/>
          <w:szCs w:val="26"/>
          <w:vertAlign w:val="subscript"/>
        </w:rPr>
        <w:t xml:space="preserve"> </w:t>
      </w:r>
      <w:r w:rsidR="00CB7A12" w:rsidRPr="00D0706E">
        <w:rPr>
          <w:rFonts w:ascii="Times New Roman" w:hAnsi="Times New Roman" w:cs="Times New Roman"/>
          <w:sz w:val="26"/>
          <w:szCs w:val="26"/>
        </w:rPr>
        <w:t>= |N</w:t>
      </w:r>
      <w:r w:rsidR="00BD26D3" w:rsidRPr="00D0706E">
        <w:rPr>
          <w:rFonts w:ascii="Times New Roman" w:hAnsi="Times New Roman" w:cs="Times New Roman"/>
          <w:sz w:val="26"/>
          <w:szCs w:val="26"/>
          <w:vertAlign w:val="subscript"/>
        </w:rPr>
        <w:t xml:space="preserve">i </w:t>
      </w:r>
      <w:r w:rsidR="004E6234" w:rsidRPr="00D0706E">
        <w:rPr>
          <w:rFonts w:ascii="Times New Roman" w:hAnsi="Times New Roman" w:cs="Times New Roman"/>
          <w:sz w:val="26"/>
          <w:szCs w:val="26"/>
        </w:rPr>
        <w:t>–</w:t>
      </w:r>
      <w:r w:rsidR="00BD26D3" w:rsidRPr="00D0706E">
        <w:rPr>
          <w:rFonts w:ascii="Times New Roman" w:hAnsi="Times New Roman" w:cs="Times New Roman"/>
          <w:sz w:val="26"/>
          <w:szCs w:val="26"/>
        </w:rPr>
        <w:t xml:space="preserve"> N</w:t>
      </w:r>
      <w:r w:rsidR="004E6234" w:rsidRPr="00D0706E">
        <w:rPr>
          <w:rFonts w:ascii="Times New Roman" w:hAnsi="Times New Roman" w:cs="Times New Roman"/>
          <w:sz w:val="26"/>
          <w:szCs w:val="26"/>
          <w:vertAlign w:val="subscript"/>
        </w:rPr>
        <w:t xml:space="preserve">j </w:t>
      </w:r>
      <w:r w:rsidR="00CB7A12" w:rsidRPr="00D0706E">
        <w:rPr>
          <w:rFonts w:ascii="Times New Roman" w:hAnsi="Times New Roman" w:cs="Times New Roman"/>
          <w:sz w:val="26"/>
          <w:szCs w:val="26"/>
        </w:rPr>
        <w:t>|</w:t>
      </w:r>
      <w:r w:rsidR="004E6234" w:rsidRPr="00D0706E">
        <w:rPr>
          <w:rFonts w:ascii="Times New Roman" w:hAnsi="Times New Roman" w:cs="Times New Roman"/>
          <w:sz w:val="26"/>
          <w:szCs w:val="26"/>
        </w:rPr>
        <w:t>)</w:t>
      </w:r>
    </w:p>
    <w:p w14:paraId="2A631FE7" w14:textId="564E8E98" w:rsidR="00C36F32" w:rsidRPr="00D0706E" w:rsidRDefault="00C36F32" w:rsidP="00C36F32">
      <w:pPr>
        <w:ind w:left="1080"/>
        <w:rPr>
          <w:sz w:val="26"/>
          <w:szCs w:val="26"/>
        </w:rPr>
      </w:pPr>
      <w:r w:rsidRPr="00D0706E">
        <w:rPr>
          <w:sz w:val="26"/>
          <w:szCs w:val="26"/>
        </w:rPr>
        <w:drawing>
          <wp:inline distT="0" distB="0" distL="0" distR="0" wp14:anchorId="1EC13197" wp14:editId="7498358F">
            <wp:extent cx="3040643" cy="556308"/>
            <wp:effectExtent l="0" t="0" r="7620" b="0"/>
            <wp:docPr id="1476611239" name="Hình ảnh 1" descr="Ảnh có chứa văn bản, Phông chữ,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11239" name="Hình ảnh 1" descr="Ảnh có chứa văn bản, Phông chữ, ảnh chụp màn hình, hàng&#10;&#10;Mô tả được tạo tự động"/>
                    <pic:cNvPicPr/>
                  </pic:nvPicPr>
                  <pic:blipFill>
                    <a:blip r:embed="rId41"/>
                    <a:stretch>
                      <a:fillRect/>
                    </a:stretch>
                  </pic:blipFill>
                  <pic:spPr>
                    <a:xfrm>
                      <a:off x="0" y="0"/>
                      <a:ext cx="3040643" cy="556308"/>
                    </a:xfrm>
                    <a:prstGeom prst="rect">
                      <a:avLst/>
                    </a:prstGeom>
                  </pic:spPr>
                </pic:pic>
              </a:graphicData>
            </a:graphic>
          </wp:inline>
        </w:drawing>
      </w:r>
    </w:p>
    <w:p w14:paraId="07912818" w14:textId="77777777" w:rsidR="00C36F32" w:rsidRPr="00D0706E" w:rsidRDefault="00C36F32" w:rsidP="00C36F32">
      <w:pPr>
        <w:rPr>
          <w:sz w:val="26"/>
          <w:szCs w:val="26"/>
        </w:rPr>
      </w:pPr>
    </w:p>
    <w:p w14:paraId="3A88A6F6" w14:textId="0823C2F6" w:rsidR="008D05BD" w:rsidRPr="00D0706E" w:rsidRDefault="003417F0"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D</w:t>
      </w:r>
      <w:r w:rsidRPr="00D0706E">
        <w:rPr>
          <w:rFonts w:ascii="Times New Roman" w:hAnsi="Times New Roman" w:cs="Times New Roman"/>
          <w:sz w:val="26"/>
          <w:szCs w:val="26"/>
          <w:vertAlign w:val="subscript"/>
        </w:rPr>
        <w:t>12</w:t>
      </w:r>
      <w:r w:rsidRPr="00D0706E">
        <w:rPr>
          <w:rFonts w:ascii="Times New Roman" w:hAnsi="Times New Roman" w:cs="Times New Roman"/>
          <w:sz w:val="26"/>
          <w:szCs w:val="26"/>
        </w:rPr>
        <w:t xml:space="preserve"> = </w:t>
      </w:r>
      <w:r w:rsidR="00C36F32" w:rsidRPr="00D0706E">
        <w:rPr>
          <w:rFonts w:ascii="Times New Roman" w:hAnsi="Times New Roman" w:cs="Times New Roman"/>
          <w:sz w:val="26"/>
          <w:szCs w:val="26"/>
        </w:rPr>
        <w:t>1.055556</w:t>
      </w:r>
    </w:p>
    <w:p w14:paraId="53F72D08" w14:textId="5279C321" w:rsidR="00C36F32" w:rsidRPr="00D0706E" w:rsidRDefault="00C36F32"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D</w:t>
      </w:r>
      <w:r w:rsidRPr="00D0706E">
        <w:rPr>
          <w:rFonts w:ascii="Times New Roman" w:hAnsi="Times New Roman" w:cs="Times New Roman"/>
          <w:sz w:val="26"/>
          <w:szCs w:val="26"/>
          <w:vertAlign w:val="subscript"/>
        </w:rPr>
        <w:t>23</w:t>
      </w:r>
      <w:r w:rsidRPr="00D0706E">
        <w:rPr>
          <w:rFonts w:ascii="Times New Roman" w:hAnsi="Times New Roman" w:cs="Times New Roman"/>
          <w:sz w:val="26"/>
          <w:szCs w:val="26"/>
        </w:rPr>
        <w:t xml:space="preserve"> = </w:t>
      </w:r>
      <w:r w:rsidR="009C7D27" w:rsidRPr="00D0706E">
        <w:rPr>
          <w:rFonts w:ascii="Times New Roman" w:hAnsi="Times New Roman" w:cs="Times New Roman"/>
          <w:sz w:val="26"/>
          <w:szCs w:val="26"/>
        </w:rPr>
        <w:t>1.357143</w:t>
      </w:r>
    </w:p>
    <w:p w14:paraId="4838B7FE" w14:textId="75D9D771" w:rsidR="00C36F32" w:rsidRPr="00D0706E" w:rsidRDefault="00C36F32"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D</w:t>
      </w:r>
      <w:r w:rsidRPr="00D0706E">
        <w:rPr>
          <w:rFonts w:ascii="Times New Roman" w:hAnsi="Times New Roman" w:cs="Times New Roman"/>
          <w:sz w:val="26"/>
          <w:szCs w:val="26"/>
          <w:vertAlign w:val="subscript"/>
        </w:rPr>
        <w:t>13</w:t>
      </w:r>
      <w:r w:rsidRPr="00D0706E">
        <w:rPr>
          <w:rFonts w:ascii="Times New Roman" w:hAnsi="Times New Roman" w:cs="Times New Roman"/>
          <w:sz w:val="26"/>
          <w:szCs w:val="26"/>
        </w:rPr>
        <w:t xml:space="preserve"> = </w:t>
      </w:r>
      <w:r w:rsidR="00E029C2" w:rsidRPr="00D0706E">
        <w:rPr>
          <w:rFonts w:ascii="Times New Roman" w:hAnsi="Times New Roman" w:cs="Times New Roman"/>
          <w:sz w:val="26"/>
          <w:szCs w:val="26"/>
        </w:rPr>
        <w:t>0.301587</w:t>
      </w:r>
    </w:p>
    <w:p w14:paraId="27BA1974" w14:textId="334DB3CA" w:rsidR="00E029C2" w:rsidRPr="00D0706E" w:rsidRDefault="00B91BD4" w:rsidP="00E97339">
      <w:pPr>
        <w:pStyle w:val="ListParagraph"/>
        <w:numPr>
          <w:ilvl w:val="0"/>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 xml:space="preserve">Turkey </w:t>
      </w:r>
      <w:proofErr w:type="gramStart"/>
      <w:r w:rsidRPr="00D0706E">
        <w:rPr>
          <w:rFonts w:ascii="Times New Roman" w:hAnsi="Times New Roman" w:cs="Times New Roman"/>
          <w:sz w:val="26"/>
          <w:szCs w:val="26"/>
        </w:rPr>
        <w:t>value :</w:t>
      </w:r>
      <w:proofErr w:type="gramEnd"/>
      <w:r w:rsidRPr="00D0706E">
        <w:rPr>
          <w:rFonts w:ascii="Times New Roman" w:hAnsi="Times New Roman" w:cs="Times New Roman"/>
          <w:sz w:val="26"/>
          <w:szCs w:val="26"/>
        </w:rPr>
        <w:t xml:space="preserve"> </w:t>
      </w:r>
    </w:p>
    <w:p w14:paraId="12BBA7CC" w14:textId="7B493D83" w:rsidR="002D7B97" w:rsidRPr="00D0706E" w:rsidRDefault="002D7B97"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 xml:space="preserve">k = </w:t>
      </w:r>
      <w:proofErr w:type="gramStart"/>
      <w:r w:rsidRPr="00D0706E">
        <w:rPr>
          <w:rFonts w:ascii="Times New Roman" w:hAnsi="Times New Roman" w:cs="Times New Roman"/>
          <w:sz w:val="26"/>
          <w:szCs w:val="26"/>
        </w:rPr>
        <w:t>3 ,</w:t>
      </w:r>
      <w:proofErr w:type="gramEnd"/>
      <w:r w:rsidRPr="00D0706E">
        <w:rPr>
          <w:rFonts w:ascii="Times New Roman" w:hAnsi="Times New Roman" w:cs="Times New Roman"/>
          <w:sz w:val="26"/>
          <w:szCs w:val="26"/>
        </w:rPr>
        <w:t xml:space="preserve"> n = 24 ,</w:t>
      </w:r>
      <w:r w:rsidR="00E2121D" w:rsidRPr="00D0706E">
        <w:rPr>
          <w:rFonts w:ascii="Times New Roman" w:hAnsi="Times New Roman" w:cs="Times New Roman"/>
          <w:sz w:val="26"/>
          <w:szCs w:val="26"/>
        </w:rPr>
        <w:t xml:space="preserve"> α = 0.05, </w:t>
      </w:r>
      <w:proofErr w:type="spellStart"/>
      <w:r w:rsidR="00E2121D" w:rsidRPr="00D0706E">
        <w:rPr>
          <w:rFonts w:ascii="Times New Roman" w:hAnsi="Times New Roman" w:cs="Times New Roman"/>
          <w:sz w:val="26"/>
          <w:szCs w:val="26"/>
        </w:rPr>
        <w:t>n</w:t>
      </w:r>
      <w:r w:rsidR="00E2121D" w:rsidRPr="00D0706E">
        <w:rPr>
          <w:rFonts w:ascii="Times New Roman" w:hAnsi="Times New Roman" w:cs="Times New Roman"/>
          <w:sz w:val="26"/>
          <w:szCs w:val="26"/>
          <w:vertAlign w:val="subscript"/>
        </w:rPr>
        <w:t>min</w:t>
      </w:r>
      <w:proofErr w:type="spellEnd"/>
      <w:r w:rsidR="00E2121D" w:rsidRPr="00D0706E">
        <w:rPr>
          <w:rFonts w:ascii="Times New Roman" w:hAnsi="Times New Roman" w:cs="Times New Roman"/>
          <w:sz w:val="26"/>
          <w:szCs w:val="26"/>
          <w:vertAlign w:val="subscript"/>
        </w:rPr>
        <w:t xml:space="preserve"> </w:t>
      </w:r>
      <w:r w:rsidR="00E2121D" w:rsidRPr="00D0706E">
        <w:rPr>
          <w:rFonts w:ascii="Times New Roman" w:hAnsi="Times New Roman" w:cs="Times New Roman"/>
          <w:sz w:val="26"/>
          <w:szCs w:val="26"/>
        </w:rPr>
        <w:t>= 7</w:t>
      </w:r>
    </w:p>
    <w:p w14:paraId="0B3F5970" w14:textId="2E4182A3" w:rsidR="002D7B97" w:rsidRPr="00D0706E" w:rsidRDefault="00E2121D" w:rsidP="00E97339">
      <w:pPr>
        <w:pStyle w:val="ListParagraph"/>
        <w:numPr>
          <w:ilvl w:val="1"/>
          <w:numId w:val="3"/>
        </w:numPr>
        <w:spacing w:line="276" w:lineRule="auto"/>
        <w:rPr>
          <w:rFonts w:ascii="Times New Roman" w:hAnsi="Times New Roman" w:cs="Times New Roman"/>
          <w:sz w:val="26"/>
          <w:szCs w:val="26"/>
          <w:lang w:val="fr-FR"/>
        </w:rPr>
      </w:pPr>
      <w:r w:rsidRPr="00D0706E">
        <w:rPr>
          <w:rFonts w:ascii="Times New Roman" w:hAnsi="Times New Roman" w:cs="Times New Roman"/>
          <w:sz w:val="26"/>
          <w:szCs w:val="26"/>
          <w:lang w:val="fr-FR"/>
        </w:rPr>
        <w:t>T = q</w:t>
      </w:r>
      <w:r w:rsidRPr="00D0706E">
        <w:rPr>
          <w:rFonts w:ascii="Times New Roman" w:hAnsi="Times New Roman" w:cs="Times New Roman"/>
          <w:sz w:val="26"/>
          <w:szCs w:val="26"/>
          <w:vertAlign w:val="subscript"/>
          <w:lang w:val="fr-FR"/>
        </w:rPr>
        <w:t>(</w:t>
      </w:r>
      <w:proofErr w:type="gramStart"/>
      <w:r w:rsidRPr="00D0706E">
        <w:rPr>
          <w:rFonts w:ascii="Times New Roman" w:hAnsi="Times New Roman" w:cs="Times New Roman"/>
          <w:sz w:val="26"/>
          <w:szCs w:val="26"/>
        </w:rPr>
        <w:t>α</w:t>
      </w:r>
      <w:r w:rsidRPr="00D0706E">
        <w:rPr>
          <w:rFonts w:ascii="Times New Roman" w:hAnsi="Times New Roman" w:cs="Times New Roman"/>
          <w:sz w:val="26"/>
          <w:szCs w:val="26"/>
          <w:vertAlign w:val="subscript"/>
          <w:lang w:val="fr-FR"/>
        </w:rPr>
        <w:t>,</w:t>
      </w:r>
      <w:proofErr w:type="spellStart"/>
      <w:r w:rsidRPr="00D0706E">
        <w:rPr>
          <w:rFonts w:ascii="Times New Roman" w:hAnsi="Times New Roman" w:cs="Times New Roman"/>
          <w:sz w:val="26"/>
          <w:szCs w:val="26"/>
          <w:vertAlign w:val="subscript"/>
          <w:lang w:val="fr-FR"/>
        </w:rPr>
        <w:t>k</w:t>
      </w:r>
      <w:proofErr w:type="gramEnd"/>
      <w:r w:rsidRPr="00D0706E">
        <w:rPr>
          <w:rFonts w:ascii="Times New Roman" w:hAnsi="Times New Roman" w:cs="Times New Roman"/>
          <w:sz w:val="26"/>
          <w:szCs w:val="26"/>
          <w:vertAlign w:val="subscript"/>
          <w:lang w:val="fr-FR"/>
        </w:rPr>
        <w:t>,n</w:t>
      </w:r>
      <w:proofErr w:type="spellEnd"/>
      <w:r w:rsidRPr="00D0706E">
        <w:rPr>
          <w:rFonts w:ascii="Times New Roman" w:hAnsi="Times New Roman" w:cs="Times New Roman"/>
          <w:sz w:val="26"/>
          <w:szCs w:val="26"/>
          <w:vertAlign w:val="subscript"/>
          <w:lang w:val="fr-FR"/>
        </w:rPr>
        <w:t xml:space="preserve">-k) </w:t>
      </w:r>
      <w:r w:rsidRPr="00D0706E">
        <w:rPr>
          <w:rFonts w:ascii="Times New Roman" w:hAnsi="Times New Roman" w:cs="Times New Roman"/>
          <w:color w:val="303030"/>
          <w:sz w:val="26"/>
          <w:szCs w:val="26"/>
          <w:shd w:val="clear" w:color="auto" w:fill="FFFFFF"/>
          <w:lang w:val="fr-FR"/>
        </w:rPr>
        <w:t>√( MSW/</w:t>
      </w:r>
      <w:proofErr w:type="spellStart"/>
      <w:r w:rsidRPr="00D0706E">
        <w:rPr>
          <w:rFonts w:ascii="Times New Roman" w:hAnsi="Times New Roman" w:cs="Times New Roman"/>
          <w:color w:val="303030"/>
          <w:sz w:val="26"/>
          <w:szCs w:val="26"/>
          <w:shd w:val="clear" w:color="auto" w:fill="FFFFFF"/>
          <w:lang w:val="fr-FR"/>
        </w:rPr>
        <w:t>n</w:t>
      </w:r>
      <w:r w:rsidRPr="00D0706E">
        <w:rPr>
          <w:rFonts w:ascii="Times New Roman" w:hAnsi="Times New Roman" w:cs="Times New Roman"/>
          <w:color w:val="303030"/>
          <w:sz w:val="26"/>
          <w:szCs w:val="26"/>
          <w:shd w:val="clear" w:color="auto" w:fill="FFFFFF"/>
          <w:vertAlign w:val="subscript"/>
          <w:lang w:val="fr-FR"/>
        </w:rPr>
        <w:t>min</w:t>
      </w:r>
      <w:proofErr w:type="spellEnd"/>
      <w:r w:rsidRPr="00D0706E">
        <w:rPr>
          <w:rFonts w:ascii="Times New Roman" w:hAnsi="Times New Roman" w:cs="Times New Roman"/>
          <w:color w:val="303030"/>
          <w:sz w:val="26"/>
          <w:szCs w:val="26"/>
          <w:shd w:val="clear" w:color="auto" w:fill="FFFFFF"/>
          <w:vertAlign w:val="subscript"/>
          <w:lang w:val="fr-FR"/>
        </w:rPr>
        <w:t xml:space="preserve">  </w:t>
      </w:r>
      <w:r w:rsidRPr="00D0706E">
        <w:rPr>
          <w:rFonts w:ascii="Times New Roman" w:hAnsi="Times New Roman" w:cs="Times New Roman"/>
          <w:sz w:val="26"/>
          <w:szCs w:val="26"/>
          <w:lang w:val="fr-FR"/>
        </w:rPr>
        <w:t xml:space="preserve">)= 3.56 * </w:t>
      </w:r>
      <w:r w:rsidRPr="00D0706E">
        <w:rPr>
          <w:rFonts w:ascii="Times New Roman" w:hAnsi="Times New Roman" w:cs="Times New Roman"/>
          <w:color w:val="303030"/>
          <w:sz w:val="26"/>
          <w:szCs w:val="26"/>
          <w:shd w:val="clear" w:color="auto" w:fill="FFFFFF"/>
          <w:lang w:val="fr-FR"/>
        </w:rPr>
        <w:t>√( 1.00377928949358 / 7</w:t>
      </w:r>
      <w:r w:rsidRPr="00D0706E">
        <w:rPr>
          <w:rFonts w:ascii="Times New Roman" w:hAnsi="Times New Roman" w:cs="Times New Roman"/>
          <w:sz w:val="26"/>
          <w:szCs w:val="26"/>
          <w:lang w:val="fr-FR"/>
        </w:rPr>
        <w:t>)=1.348093744</w:t>
      </w:r>
    </w:p>
    <w:p w14:paraId="4EBF33A7" w14:textId="05C5BB9E" w:rsidR="00E2121D" w:rsidRPr="00D0706E" w:rsidRDefault="00681EE9" w:rsidP="00E97339">
      <w:pPr>
        <w:pStyle w:val="ListParagraph"/>
        <w:numPr>
          <w:ilvl w:val="0"/>
          <w:numId w:val="3"/>
        </w:numPr>
        <w:spacing w:line="276" w:lineRule="auto"/>
        <w:rPr>
          <w:rFonts w:ascii="Times New Roman" w:hAnsi="Times New Roman" w:cs="Times New Roman"/>
          <w:sz w:val="26"/>
          <w:szCs w:val="26"/>
          <w:lang w:val="fr-FR"/>
        </w:rPr>
      </w:pPr>
      <w:proofErr w:type="spellStart"/>
      <w:r w:rsidRPr="00D0706E">
        <w:rPr>
          <w:rFonts w:ascii="Times New Roman" w:hAnsi="Times New Roman" w:cs="Times New Roman"/>
          <w:sz w:val="26"/>
          <w:szCs w:val="26"/>
          <w:lang w:val="fr-FR"/>
        </w:rPr>
        <w:t>Conclude</w:t>
      </w:r>
      <w:proofErr w:type="spellEnd"/>
    </w:p>
    <w:p w14:paraId="3F1D74B4" w14:textId="258B58D4" w:rsidR="00681EE9" w:rsidRPr="00D0706E" w:rsidRDefault="00681EE9" w:rsidP="00E97339">
      <w:pPr>
        <w:pStyle w:val="ListParagraph"/>
        <w:numPr>
          <w:ilvl w:val="1"/>
          <w:numId w:val="3"/>
        </w:numPr>
        <w:spacing w:line="276" w:lineRule="auto"/>
        <w:rPr>
          <w:rFonts w:ascii="Times New Roman" w:hAnsi="Times New Roman" w:cs="Times New Roman"/>
          <w:sz w:val="26"/>
          <w:szCs w:val="26"/>
          <w:lang w:val="fr-FR"/>
        </w:rPr>
      </w:pPr>
      <w:r w:rsidRPr="00D0706E">
        <w:rPr>
          <w:rFonts w:ascii="Times New Roman" w:hAnsi="Times New Roman" w:cs="Times New Roman"/>
          <w:sz w:val="26"/>
          <w:szCs w:val="26"/>
          <w:lang w:val="fr-FR"/>
        </w:rPr>
        <w:t>D</w:t>
      </w:r>
      <w:r w:rsidRPr="00D0706E">
        <w:rPr>
          <w:rFonts w:ascii="Times New Roman" w:hAnsi="Times New Roman" w:cs="Times New Roman"/>
          <w:sz w:val="26"/>
          <w:szCs w:val="26"/>
          <w:vertAlign w:val="subscript"/>
          <w:lang w:val="fr-FR"/>
        </w:rPr>
        <w:t xml:space="preserve">12 </w:t>
      </w:r>
      <w:r w:rsidRPr="00D0706E">
        <w:rPr>
          <w:rFonts w:ascii="Times New Roman" w:hAnsi="Times New Roman" w:cs="Times New Roman"/>
          <w:sz w:val="26"/>
          <w:szCs w:val="26"/>
          <w:lang w:val="fr-FR"/>
        </w:rPr>
        <w:t xml:space="preserve">&lt; T =&gt; </w:t>
      </w:r>
      <w:proofErr w:type="spellStart"/>
      <w:r w:rsidRPr="00D0706E">
        <w:rPr>
          <w:rFonts w:ascii="Times New Roman" w:hAnsi="Times New Roman" w:cs="Times New Roman"/>
          <w:sz w:val="26"/>
          <w:szCs w:val="26"/>
          <w:lang w:val="fr-FR"/>
        </w:rPr>
        <w:t>accept</w:t>
      </w:r>
      <w:proofErr w:type="spellEnd"/>
      <w:r w:rsidRPr="00D0706E">
        <w:rPr>
          <w:rFonts w:ascii="Times New Roman" w:hAnsi="Times New Roman" w:cs="Times New Roman"/>
          <w:sz w:val="26"/>
          <w:szCs w:val="26"/>
          <w:lang w:val="fr-FR"/>
        </w:rPr>
        <w:t xml:space="preserve"> H</w:t>
      </w:r>
      <w:r w:rsidRPr="00D0706E">
        <w:rPr>
          <w:rFonts w:ascii="Times New Roman" w:hAnsi="Times New Roman" w:cs="Times New Roman"/>
          <w:sz w:val="26"/>
          <w:szCs w:val="26"/>
          <w:vertAlign w:val="subscript"/>
          <w:lang w:val="fr-FR"/>
        </w:rPr>
        <w:t>0</w:t>
      </w:r>
      <w:r w:rsidR="00C21A75" w:rsidRPr="00D0706E">
        <w:rPr>
          <w:rFonts w:ascii="Times New Roman" w:hAnsi="Times New Roman" w:cs="Times New Roman"/>
          <w:sz w:val="26"/>
          <w:szCs w:val="26"/>
          <w:vertAlign w:val="subscript"/>
          <w:lang w:val="fr-FR"/>
        </w:rPr>
        <w:t xml:space="preserve"> </w:t>
      </w:r>
    </w:p>
    <w:p w14:paraId="4EEC2CFE" w14:textId="47470D0B" w:rsidR="00681EE9" w:rsidRPr="00D0706E" w:rsidRDefault="00681EE9" w:rsidP="00E97339">
      <w:pPr>
        <w:pStyle w:val="ListParagraph"/>
        <w:numPr>
          <w:ilvl w:val="1"/>
          <w:numId w:val="3"/>
        </w:numPr>
        <w:spacing w:line="276" w:lineRule="auto"/>
        <w:rPr>
          <w:rFonts w:ascii="Times New Roman" w:hAnsi="Times New Roman" w:cs="Times New Roman"/>
          <w:sz w:val="26"/>
          <w:szCs w:val="26"/>
          <w:lang w:val="fr-FR"/>
        </w:rPr>
      </w:pPr>
      <w:r w:rsidRPr="00D0706E">
        <w:rPr>
          <w:rFonts w:ascii="Times New Roman" w:hAnsi="Times New Roman" w:cs="Times New Roman"/>
          <w:sz w:val="26"/>
          <w:szCs w:val="26"/>
          <w:lang w:val="fr-FR"/>
        </w:rPr>
        <w:t>D</w:t>
      </w:r>
      <w:r w:rsidRPr="00D0706E">
        <w:rPr>
          <w:rFonts w:ascii="Times New Roman" w:hAnsi="Times New Roman" w:cs="Times New Roman"/>
          <w:sz w:val="26"/>
          <w:szCs w:val="26"/>
          <w:vertAlign w:val="subscript"/>
          <w:lang w:val="fr-FR"/>
        </w:rPr>
        <w:t>23</w:t>
      </w:r>
      <w:r w:rsidRPr="00D0706E">
        <w:rPr>
          <w:rFonts w:ascii="Times New Roman" w:hAnsi="Times New Roman" w:cs="Times New Roman"/>
          <w:sz w:val="26"/>
          <w:szCs w:val="26"/>
          <w:lang w:val="fr-FR"/>
        </w:rPr>
        <w:t xml:space="preserve"> &gt; T =&gt; </w:t>
      </w:r>
      <w:proofErr w:type="spellStart"/>
      <w:r w:rsidRPr="00D0706E">
        <w:rPr>
          <w:rFonts w:ascii="Times New Roman" w:hAnsi="Times New Roman" w:cs="Times New Roman"/>
          <w:sz w:val="26"/>
          <w:szCs w:val="26"/>
          <w:lang w:val="fr-FR"/>
        </w:rPr>
        <w:t>reject</w:t>
      </w:r>
      <w:proofErr w:type="spellEnd"/>
      <w:r w:rsidRPr="00D0706E">
        <w:rPr>
          <w:rFonts w:ascii="Times New Roman" w:hAnsi="Times New Roman" w:cs="Times New Roman"/>
          <w:sz w:val="26"/>
          <w:szCs w:val="26"/>
          <w:lang w:val="fr-FR"/>
        </w:rPr>
        <w:t xml:space="preserve"> H</w:t>
      </w:r>
      <w:r w:rsidRPr="00D0706E">
        <w:rPr>
          <w:rFonts w:ascii="Times New Roman" w:hAnsi="Times New Roman" w:cs="Times New Roman"/>
          <w:sz w:val="26"/>
          <w:szCs w:val="26"/>
          <w:vertAlign w:val="subscript"/>
          <w:lang w:val="fr-FR"/>
        </w:rPr>
        <w:t>0</w:t>
      </w:r>
    </w:p>
    <w:p w14:paraId="5586FA91" w14:textId="11109E6E" w:rsidR="00681EE9" w:rsidRPr="00D0706E" w:rsidRDefault="00681EE9"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D</w:t>
      </w:r>
      <w:r w:rsidRPr="00D0706E">
        <w:rPr>
          <w:rFonts w:ascii="Times New Roman" w:hAnsi="Times New Roman" w:cs="Times New Roman"/>
          <w:sz w:val="26"/>
          <w:szCs w:val="26"/>
          <w:vertAlign w:val="subscript"/>
        </w:rPr>
        <w:t>13</w:t>
      </w:r>
      <w:r w:rsidRPr="00D0706E">
        <w:rPr>
          <w:rFonts w:ascii="Times New Roman" w:hAnsi="Times New Roman" w:cs="Times New Roman"/>
          <w:sz w:val="26"/>
          <w:szCs w:val="26"/>
        </w:rPr>
        <w:t xml:space="preserve"> </w:t>
      </w:r>
      <w:r w:rsidRPr="00D0706E">
        <w:rPr>
          <w:rFonts w:ascii="Times New Roman" w:hAnsi="Times New Roman" w:cs="Times New Roman"/>
          <w:sz w:val="26"/>
          <w:szCs w:val="26"/>
          <w:lang w:val="fr-FR"/>
        </w:rPr>
        <w:t xml:space="preserve">&lt; T =&gt; </w:t>
      </w:r>
      <w:proofErr w:type="spellStart"/>
      <w:r w:rsidRPr="00D0706E">
        <w:rPr>
          <w:rFonts w:ascii="Times New Roman" w:hAnsi="Times New Roman" w:cs="Times New Roman"/>
          <w:sz w:val="26"/>
          <w:szCs w:val="26"/>
          <w:lang w:val="fr-FR"/>
        </w:rPr>
        <w:t>accept</w:t>
      </w:r>
      <w:proofErr w:type="spellEnd"/>
      <w:r w:rsidRPr="00D0706E">
        <w:rPr>
          <w:rFonts w:ascii="Times New Roman" w:hAnsi="Times New Roman" w:cs="Times New Roman"/>
          <w:sz w:val="26"/>
          <w:szCs w:val="26"/>
          <w:lang w:val="fr-FR"/>
        </w:rPr>
        <w:t xml:space="preserve"> H</w:t>
      </w:r>
      <w:r w:rsidRPr="00D0706E">
        <w:rPr>
          <w:rFonts w:ascii="Times New Roman" w:hAnsi="Times New Roman" w:cs="Times New Roman"/>
          <w:sz w:val="26"/>
          <w:szCs w:val="26"/>
          <w:vertAlign w:val="subscript"/>
          <w:lang w:val="fr-FR"/>
        </w:rPr>
        <w:t>0</w:t>
      </w:r>
    </w:p>
    <w:p w14:paraId="3CBF0D62" w14:textId="6E9DE9CE" w:rsidR="00A77880" w:rsidRPr="00D0706E" w:rsidRDefault="00A77880" w:rsidP="004A5988">
      <w:pPr>
        <w:pStyle w:val="Heading3"/>
        <w:rPr>
          <w:rFonts w:cs="Times New Roman"/>
        </w:rPr>
      </w:pPr>
      <w:bookmarkStart w:id="26" w:name="_Toc162039232"/>
      <w:r w:rsidRPr="00D0706E">
        <w:rPr>
          <w:rFonts w:cs="Times New Roman"/>
        </w:rPr>
        <w:t>1.</w:t>
      </w:r>
      <w:r w:rsidR="00356AFE" w:rsidRPr="00D0706E">
        <w:rPr>
          <w:rFonts w:cs="Times New Roman"/>
        </w:rPr>
        <w:t>4</w:t>
      </w:r>
      <w:r w:rsidRPr="00D0706E">
        <w:rPr>
          <w:rFonts w:cs="Times New Roman"/>
        </w:rPr>
        <w:t>.3.2 Using Python</w:t>
      </w:r>
      <w:bookmarkEnd w:id="26"/>
    </w:p>
    <w:p w14:paraId="5CD94BD9" w14:textId="77777777" w:rsidR="00A77880" w:rsidRPr="00D0706E" w:rsidRDefault="00A77880" w:rsidP="00A77880">
      <w:pPr>
        <w:spacing w:line="276" w:lineRule="auto"/>
        <w:rPr>
          <w:sz w:val="26"/>
          <w:szCs w:val="26"/>
        </w:rPr>
      </w:pPr>
    </w:p>
    <w:p w14:paraId="661F341B" w14:textId="38110FF7" w:rsidR="00681EE9" w:rsidRPr="00D0706E" w:rsidRDefault="00A77880" w:rsidP="00E97339">
      <w:pPr>
        <w:pStyle w:val="ListParagraph"/>
        <w:numPr>
          <w:ilvl w:val="0"/>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 xml:space="preserve">Use </w:t>
      </w:r>
      <w:proofErr w:type="spellStart"/>
      <w:r w:rsidRPr="00D0706E">
        <w:rPr>
          <w:rFonts w:ascii="Times New Roman" w:hAnsi="Times New Roman" w:cs="Times New Roman"/>
          <w:sz w:val="26"/>
          <w:szCs w:val="26"/>
        </w:rPr>
        <w:t>statsmodels</w:t>
      </w:r>
      <w:proofErr w:type="spellEnd"/>
      <w:r w:rsidRPr="00D0706E">
        <w:rPr>
          <w:rFonts w:ascii="Times New Roman" w:hAnsi="Times New Roman" w:cs="Times New Roman"/>
          <w:sz w:val="26"/>
          <w:szCs w:val="26"/>
        </w:rPr>
        <w:t xml:space="preserve"> library to </w:t>
      </w:r>
      <w:proofErr w:type="gramStart"/>
      <w:r w:rsidRPr="00D0706E">
        <w:rPr>
          <w:rFonts w:ascii="Times New Roman" w:hAnsi="Times New Roman" w:cs="Times New Roman"/>
          <w:sz w:val="26"/>
          <w:szCs w:val="26"/>
        </w:rPr>
        <w:t>calculate</w:t>
      </w:r>
      <w:proofErr w:type="gramEnd"/>
    </w:p>
    <w:p w14:paraId="5958C2AC" w14:textId="78628223" w:rsidR="00224FD8" w:rsidRPr="00D0706E" w:rsidRDefault="00A77880"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lang w:val="fr-FR"/>
        </w:rPr>
        <w:drawing>
          <wp:inline distT="0" distB="0" distL="0" distR="0" wp14:anchorId="50F7DA41" wp14:editId="15628D60">
            <wp:extent cx="5731510" cy="1359535"/>
            <wp:effectExtent l="0" t="0" r="2540" b="0"/>
            <wp:docPr id="1066409479" name="Hình ảnh 1"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09479" name="Hình ảnh 1" descr="Ảnh có chứa văn bản, ảnh chụp màn hình, Phông chữ, hàng&#10;&#10;Mô tả được tạo tự động"/>
                    <pic:cNvPicPr/>
                  </pic:nvPicPr>
                  <pic:blipFill>
                    <a:blip r:embed="rId42"/>
                    <a:stretch>
                      <a:fillRect/>
                    </a:stretch>
                  </pic:blipFill>
                  <pic:spPr>
                    <a:xfrm>
                      <a:off x="0" y="0"/>
                      <a:ext cx="5731510" cy="1359535"/>
                    </a:xfrm>
                    <a:prstGeom prst="rect">
                      <a:avLst/>
                    </a:prstGeom>
                  </pic:spPr>
                </pic:pic>
              </a:graphicData>
            </a:graphic>
          </wp:inline>
        </w:drawing>
      </w:r>
      <w:proofErr w:type="spellStart"/>
      <w:proofErr w:type="gramStart"/>
      <w:r w:rsidRPr="00D0706E">
        <w:rPr>
          <w:rFonts w:ascii="Times New Roman" w:hAnsi="Times New Roman" w:cs="Times New Roman"/>
          <w:sz w:val="26"/>
          <w:szCs w:val="26"/>
        </w:rPr>
        <w:t>Meandiff</w:t>
      </w:r>
      <w:proofErr w:type="spellEnd"/>
      <w:r w:rsidRPr="00D0706E">
        <w:rPr>
          <w:rFonts w:ascii="Times New Roman" w:hAnsi="Times New Roman" w:cs="Times New Roman"/>
          <w:sz w:val="26"/>
          <w:szCs w:val="26"/>
        </w:rPr>
        <w:t> :</w:t>
      </w:r>
      <w:proofErr w:type="gramEnd"/>
      <w:r w:rsidRPr="00D0706E">
        <w:rPr>
          <w:rFonts w:ascii="Times New Roman" w:hAnsi="Times New Roman" w:cs="Times New Roman"/>
          <w:sz w:val="26"/>
          <w:szCs w:val="26"/>
        </w:rPr>
        <w:t xml:space="preserve"> The mean difference between the groups.</w:t>
      </w:r>
    </w:p>
    <w:p w14:paraId="79C4CD88" w14:textId="21C3B887" w:rsidR="00A77880" w:rsidRPr="00D0706E" w:rsidRDefault="00A77880"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P-</w:t>
      </w:r>
      <w:proofErr w:type="gramStart"/>
      <w:r w:rsidRPr="00D0706E">
        <w:rPr>
          <w:rFonts w:ascii="Times New Roman" w:hAnsi="Times New Roman" w:cs="Times New Roman"/>
          <w:sz w:val="26"/>
          <w:szCs w:val="26"/>
        </w:rPr>
        <w:t>adj</w:t>
      </w:r>
      <w:r w:rsidR="00F12072" w:rsidRPr="00D0706E">
        <w:rPr>
          <w:rFonts w:ascii="Times New Roman" w:hAnsi="Times New Roman" w:cs="Times New Roman"/>
          <w:sz w:val="26"/>
          <w:szCs w:val="26"/>
        </w:rPr>
        <w:t> :</w:t>
      </w:r>
      <w:proofErr w:type="gramEnd"/>
      <w:r w:rsidR="00F12072" w:rsidRPr="00D0706E">
        <w:rPr>
          <w:rFonts w:ascii="Times New Roman" w:hAnsi="Times New Roman" w:cs="Times New Roman"/>
          <w:sz w:val="26"/>
          <w:szCs w:val="26"/>
        </w:rPr>
        <w:t xml:space="preserve"> The p-value for the test of whether the mean difference is significantly different from zero.</w:t>
      </w:r>
    </w:p>
    <w:p w14:paraId="66B59D9C" w14:textId="3C813078" w:rsidR="00A77880" w:rsidRPr="00D0706E" w:rsidRDefault="00A77880" w:rsidP="00E97339">
      <w:pPr>
        <w:pStyle w:val="ListParagraph"/>
        <w:numPr>
          <w:ilvl w:val="1"/>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lower and upper bounds of the 95% confidence interval for the mean difference.</w:t>
      </w:r>
    </w:p>
    <w:p w14:paraId="1DD47CF1" w14:textId="77777777" w:rsidR="00A77880" w:rsidRPr="00D0706E" w:rsidRDefault="00A77880" w:rsidP="00F12072">
      <w:pPr>
        <w:spacing w:line="276" w:lineRule="auto"/>
        <w:ind w:left="1080"/>
        <w:rPr>
          <w:sz w:val="26"/>
          <w:szCs w:val="26"/>
        </w:rPr>
      </w:pPr>
    </w:p>
    <w:p w14:paraId="1E8E3467" w14:textId="71159655" w:rsidR="00A77880" w:rsidRPr="00D0706E" w:rsidRDefault="00F12072" w:rsidP="00E97339">
      <w:pPr>
        <w:pStyle w:val="ListParagraph"/>
        <w:numPr>
          <w:ilvl w:val="0"/>
          <w:numId w:val="3"/>
        </w:numPr>
        <w:spacing w:line="276" w:lineRule="auto"/>
        <w:rPr>
          <w:rFonts w:ascii="Times New Roman" w:hAnsi="Times New Roman" w:cs="Times New Roman"/>
          <w:sz w:val="26"/>
          <w:szCs w:val="26"/>
        </w:rPr>
      </w:pPr>
      <w:r w:rsidRPr="00D0706E">
        <w:rPr>
          <w:rFonts w:ascii="Times New Roman" w:hAnsi="Times New Roman" w:cs="Times New Roman"/>
          <w:sz w:val="26"/>
          <w:szCs w:val="26"/>
        </w:rPr>
        <w:t xml:space="preserve">As </w:t>
      </w:r>
      <w:proofErr w:type="gramStart"/>
      <w:r w:rsidRPr="00D0706E">
        <w:rPr>
          <w:rFonts w:ascii="Times New Roman" w:hAnsi="Times New Roman" w:cs="Times New Roman"/>
          <w:sz w:val="26"/>
          <w:szCs w:val="26"/>
        </w:rPr>
        <w:t>result ,</w:t>
      </w:r>
      <w:proofErr w:type="gramEnd"/>
      <w:r w:rsidRPr="00D0706E">
        <w:rPr>
          <w:rFonts w:ascii="Times New Roman" w:hAnsi="Times New Roman" w:cs="Times New Roman"/>
          <w:sz w:val="26"/>
          <w:szCs w:val="26"/>
        </w:rPr>
        <w:t xml:space="preserve"> only pair of Graduate degree and Some college reject H</w:t>
      </w:r>
      <w:r w:rsidRPr="00D0706E">
        <w:rPr>
          <w:rFonts w:ascii="Times New Roman" w:hAnsi="Times New Roman" w:cs="Times New Roman"/>
          <w:sz w:val="26"/>
          <w:szCs w:val="26"/>
          <w:vertAlign w:val="subscript"/>
        </w:rPr>
        <w:t>0</w:t>
      </w:r>
    </w:p>
    <w:p w14:paraId="679ECEEB" w14:textId="40282743" w:rsidR="00F12072" w:rsidRPr="00D0706E" w:rsidRDefault="00F12072" w:rsidP="004A5988">
      <w:pPr>
        <w:pStyle w:val="Heading3"/>
        <w:rPr>
          <w:rFonts w:cs="Times New Roman"/>
        </w:rPr>
      </w:pPr>
      <w:bookmarkStart w:id="27" w:name="_Toc162039233"/>
      <w:r w:rsidRPr="00D0706E">
        <w:rPr>
          <w:rFonts w:cs="Times New Roman"/>
        </w:rPr>
        <w:t>1.</w:t>
      </w:r>
      <w:r w:rsidR="00356AFE" w:rsidRPr="00D0706E">
        <w:rPr>
          <w:rFonts w:cs="Times New Roman"/>
        </w:rPr>
        <w:t>4</w:t>
      </w:r>
      <w:r w:rsidRPr="00D0706E">
        <w:rPr>
          <w:rFonts w:cs="Times New Roman"/>
        </w:rPr>
        <w:t>.3.3 Using R</w:t>
      </w:r>
      <w:bookmarkEnd w:id="27"/>
    </w:p>
    <w:p w14:paraId="5B854D93" w14:textId="35BC2E17" w:rsidR="00862366" w:rsidRPr="00D0706E" w:rsidRDefault="00F12072" w:rsidP="00F12072">
      <w:pPr>
        <w:jc w:val="center"/>
        <w:rPr>
          <w:sz w:val="26"/>
          <w:szCs w:val="26"/>
        </w:rPr>
      </w:pPr>
      <w:r w:rsidRPr="00D0706E">
        <w:rPr>
          <w:sz w:val="26"/>
          <w:szCs w:val="26"/>
        </w:rPr>
        <w:drawing>
          <wp:inline distT="0" distB="0" distL="0" distR="0" wp14:anchorId="0F40FADB" wp14:editId="6F63EE21">
            <wp:extent cx="4765964" cy="1765191"/>
            <wp:effectExtent l="0" t="0" r="0" b="6985"/>
            <wp:docPr id="1207233230" name="Hình ảnh 1" descr="Ảnh có chứa văn bản, Phông chữ, số,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33230" name="Hình ảnh 1" descr="Ảnh có chứa văn bản, Phông chữ, số, ảnh chụp màn hình&#10;&#10;Mô tả được tạo tự động"/>
                    <pic:cNvPicPr/>
                  </pic:nvPicPr>
                  <pic:blipFill>
                    <a:blip r:embed="rId43"/>
                    <a:stretch>
                      <a:fillRect/>
                    </a:stretch>
                  </pic:blipFill>
                  <pic:spPr>
                    <a:xfrm>
                      <a:off x="0" y="0"/>
                      <a:ext cx="4771060" cy="1767079"/>
                    </a:xfrm>
                    <a:prstGeom prst="rect">
                      <a:avLst/>
                    </a:prstGeom>
                  </pic:spPr>
                </pic:pic>
              </a:graphicData>
            </a:graphic>
          </wp:inline>
        </w:drawing>
      </w:r>
    </w:p>
    <w:p w14:paraId="29EE118F" w14:textId="77777777" w:rsidR="00F12072" w:rsidRPr="00D0706E" w:rsidRDefault="00F12072" w:rsidP="00F12072">
      <w:pPr>
        <w:jc w:val="center"/>
        <w:rPr>
          <w:sz w:val="26"/>
          <w:szCs w:val="26"/>
        </w:rPr>
      </w:pPr>
    </w:p>
    <w:p w14:paraId="3A7EACCB" w14:textId="7236FE7C" w:rsidR="00F12072" w:rsidRPr="00D0706E" w:rsidRDefault="00F12072" w:rsidP="00E97339">
      <w:pPr>
        <w:pStyle w:val="ListParagraph"/>
        <w:numPr>
          <w:ilvl w:val="0"/>
          <w:numId w:val="3"/>
        </w:numPr>
        <w:spacing w:line="276" w:lineRule="auto"/>
        <w:rPr>
          <w:rFonts w:ascii="Times New Roman" w:hAnsi="Times New Roman" w:cs="Times New Roman"/>
          <w:sz w:val="26"/>
          <w:szCs w:val="26"/>
        </w:rPr>
      </w:pPr>
      <w:proofErr w:type="spellStart"/>
      <w:r w:rsidRPr="00D0706E">
        <w:rPr>
          <w:rFonts w:ascii="Times New Roman" w:hAnsi="Times New Roman" w:cs="Times New Roman"/>
          <w:sz w:val="26"/>
          <w:szCs w:val="26"/>
        </w:rPr>
        <w:t>Smililar</w:t>
      </w:r>
      <w:proofErr w:type="spellEnd"/>
      <w:r w:rsidRPr="00D0706E">
        <w:rPr>
          <w:rFonts w:ascii="Times New Roman" w:hAnsi="Times New Roman" w:cs="Times New Roman"/>
          <w:sz w:val="26"/>
          <w:szCs w:val="26"/>
        </w:rPr>
        <w:t xml:space="preserve"> to using </w:t>
      </w:r>
      <w:proofErr w:type="gramStart"/>
      <w:r w:rsidRPr="00D0706E">
        <w:rPr>
          <w:rFonts w:ascii="Times New Roman" w:hAnsi="Times New Roman" w:cs="Times New Roman"/>
          <w:sz w:val="26"/>
          <w:szCs w:val="26"/>
        </w:rPr>
        <w:t>Python ,</w:t>
      </w:r>
      <w:proofErr w:type="gramEnd"/>
      <w:r w:rsidRPr="00D0706E">
        <w:rPr>
          <w:rFonts w:ascii="Times New Roman" w:hAnsi="Times New Roman" w:cs="Times New Roman"/>
          <w:sz w:val="26"/>
          <w:szCs w:val="26"/>
        </w:rPr>
        <w:t xml:space="preserve">  pair of Graduate degree and Some college reject H</w:t>
      </w:r>
      <w:r w:rsidRPr="00D0706E">
        <w:rPr>
          <w:rFonts w:ascii="Times New Roman" w:hAnsi="Times New Roman" w:cs="Times New Roman"/>
          <w:sz w:val="26"/>
          <w:szCs w:val="26"/>
          <w:vertAlign w:val="subscript"/>
        </w:rPr>
        <w:t>0</w:t>
      </w:r>
    </w:p>
    <w:p w14:paraId="67244364" w14:textId="6AB73BB2" w:rsidR="00F12072" w:rsidRPr="00F12072" w:rsidRDefault="00F12072" w:rsidP="00F12072"/>
    <w:p w14:paraId="6C10E5D5" w14:textId="2897FB93" w:rsidR="00AE10CB" w:rsidRDefault="00661E71" w:rsidP="00653C9C">
      <w:pPr>
        <w:pStyle w:val="Heading1"/>
      </w:pPr>
      <w:bookmarkStart w:id="28" w:name="_Toc162039234"/>
      <w:r>
        <w:t>1.4 ANOVA with Vietnam National Highschool Score 202</w:t>
      </w:r>
      <w:r w:rsidR="006B46DC">
        <w:t>3</w:t>
      </w:r>
      <w:r>
        <w:t xml:space="preserve"> </w:t>
      </w:r>
      <w:proofErr w:type="gramStart"/>
      <w:r>
        <w:t>dataset</w:t>
      </w:r>
      <w:bookmarkEnd w:id="28"/>
      <w:proofErr w:type="gramEnd"/>
      <w:r>
        <w:t xml:space="preserve"> </w:t>
      </w:r>
    </w:p>
    <w:p w14:paraId="3F76C238" w14:textId="7B90356E" w:rsidR="00653C9C" w:rsidRPr="00B16F96" w:rsidRDefault="00653C9C" w:rsidP="00E97339">
      <w:pPr>
        <w:pStyle w:val="ListParagraph"/>
        <w:numPr>
          <w:ilvl w:val="0"/>
          <w:numId w:val="11"/>
        </w:numPr>
        <w:rPr>
          <w:rFonts w:ascii="Times New Roman" w:hAnsi="Times New Roman" w:cs="Times New Roman"/>
          <w:color w:val="000000" w:themeColor="text1"/>
          <w:sz w:val="26"/>
          <w:szCs w:val="26"/>
        </w:rPr>
      </w:pPr>
      <w:r w:rsidRPr="00B16F96">
        <w:rPr>
          <w:rFonts w:ascii="Times New Roman" w:hAnsi="Times New Roman" w:cs="Times New Roman"/>
          <w:color w:val="000000" w:themeColor="text1"/>
          <w:sz w:val="26"/>
          <w:szCs w:val="26"/>
        </w:rPr>
        <w:t>Dataset description: the dataset contains</w:t>
      </w:r>
      <w:r w:rsidR="00B16F96" w:rsidRPr="00B16F96">
        <w:rPr>
          <w:rFonts w:ascii="Times New Roman" w:hAnsi="Times New Roman" w:cs="Times New Roman"/>
          <w:color w:val="000000" w:themeColor="text1"/>
          <w:sz w:val="26"/>
          <w:szCs w:val="26"/>
        </w:rPr>
        <w:t xml:space="preserve"> t</w:t>
      </w:r>
      <w:r w:rsidR="00B16F96" w:rsidRPr="00B16F96">
        <w:rPr>
          <w:rFonts w:ascii="Times New Roman" w:hAnsi="Times New Roman" w:cs="Times New Roman"/>
          <w:color w:val="000000" w:themeColor="text1"/>
          <w:sz w:val="26"/>
          <w:szCs w:val="26"/>
          <w:shd w:val="clear" w:color="auto" w:fill="FFFFFF"/>
        </w:rPr>
        <w:t>he scores of 1.5 million high school students in Vietnam who took the 2023 National High School Graduation Exam.</w:t>
      </w:r>
    </w:p>
    <w:p w14:paraId="2CA82FB8" w14:textId="24E4BAC2" w:rsidR="00783077" w:rsidRDefault="00B16F96" w:rsidP="00E97339">
      <w:pPr>
        <w:pStyle w:val="ListParagraph"/>
        <w:numPr>
          <w:ilvl w:val="0"/>
          <w:numId w:val="11"/>
        </w:numPr>
        <w:rPr>
          <w:rFonts w:ascii="Times New Roman" w:hAnsi="Times New Roman" w:cs="Times New Roman"/>
          <w:color w:val="000000" w:themeColor="text1"/>
          <w:sz w:val="26"/>
          <w:szCs w:val="26"/>
        </w:rPr>
      </w:pPr>
      <w:r w:rsidRPr="00B16F96">
        <w:rPr>
          <w:rFonts w:ascii="Times New Roman" w:hAnsi="Times New Roman" w:cs="Times New Roman"/>
          <w:color w:val="000000" w:themeColor="text1"/>
          <w:sz w:val="26"/>
          <w:szCs w:val="26"/>
          <w:shd w:val="clear" w:color="auto" w:fill="FFFFFF"/>
        </w:rPr>
        <w:t>Dataset structure</w:t>
      </w:r>
      <w:r w:rsidR="00783077">
        <w:rPr>
          <w:rFonts w:ascii="Times New Roman" w:hAnsi="Times New Roman" w:cs="Times New Roman"/>
          <w:color w:val="000000" w:themeColor="text1"/>
          <w:sz w:val="26"/>
          <w:szCs w:val="26"/>
          <w:shd w:val="clear" w:color="auto" w:fill="FFFFFF"/>
        </w:rPr>
        <w:t>:</w:t>
      </w:r>
    </w:p>
    <w:p w14:paraId="7BBD7980" w14:textId="3C6236BE" w:rsidR="00783077" w:rsidRPr="0088302B" w:rsidRDefault="00783077" w:rsidP="00E97339">
      <w:pPr>
        <w:pStyle w:val="ListParagraph"/>
        <w:numPr>
          <w:ilvl w:val="0"/>
          <w:numId w:val="12"/>
        </w:numPr>
        <w:rPr>
          <w:rFonts w:ascii="Times New Roman" w:hAnsi="Times New Roman" w:cs="Times New Roman"/>
          <w:color w:val="000000" w:themeColor="text1"/>
          <w:sz w:val="26"/>
          <w:szCs w:val="26"/>
        </w:rPr>
      </w:pPr>
      <w:r w:rsidRPr="0088302B">
        <w:rPr>
          <w:rFonts w:ascii="Times New Roman" w:hAnsi="Times New Roman" w:cs="Times New Roman"/>
          <w:color w:val="000000" w:themeColor="text1"/>
          <w:sz w:val="26"/>
          <w:szCs w:val="26"/>
        </w:rPr>
        <w:t>Student ID</w:t>
      </w:r>
      <w:r w:rsidR="001809A1" w:rsidRPr="0088302B">
        <w:rPr>
          <w:rFonts w:ascii="Times New Roman" w:hAnsi="Times New Roman" w:cs="Times New Roman"/>
          <w:color w:val="000000" w:themeColor="text1"/>
          <w:sz w:val="26"/>
          <w:szCs w:val="26"/>
        </w:rPr>
        <w:t xml:space="preserve">: </w:t>
      </w:r>
      <w:r w:rsidR="001809A1" w:rsidRPr="0088302B">
        <w:rPr>
          <w:rFonts w:ascii="Times New Roman" w:hAnsi="Times New Roman" w:cs="Times New Roman"/>
          <w:color w:val="3C4043"/>
          <w:sz w:val="26"/>
          <w:szCs w:val="26"/>
          <w:shd w:val="clear" w:color="auto" w:fill="FFFFFF"/>
        </w:rPr>
        <w:t>Unique identifier for each student</w:t>
      </w:r>
    </w:p>
    <w:p w14:paraId="694DC274" w14:textId="5E51CF0D" w:rsidR="00783077" w:rsidRPr="0088302B" w:rsidRDefault="00501212" w:rsidP="00E97339">
      <w:pPr>
        <w:pStyle w:val="ListParagraph"/>
        <w:numPr>
          <w:ilvl w:val="0"/>
          <w:numId w:val="12"/>
        </w:numPr>
        <w:rPr>
          <w:rFonts w:ascii="Times New Roman" w:hAnsi="Times New Roman" w:cs="Times New Roman"/>
          <w:color w:val="000000" w:themeColor="text1"/>
          <w:sz w:val="26"/>
          <w:szCs w:val="26"/>
        </w:rPr>
      </w:pPr>
      <w:r w:rsidRPr="0088302B">
        <w:rPr>
          <w:rFonts w:ascii="Times New Roman" w:hAnsi="Times New Roman" w:cs="Times New Roman"/>
          <w:color w:val="000000" w:themeColor="text1"/>
          <w:sz w:val="26"/>
          <w:szCs w:val="26"/>
        </w:rPr>
        <w:t>Mathematics</w:t>
      </w:r>
      <w:r w:rsidR="001809A1" w:rsidRPr="0088302B">
        <w:rPr>
          <w:rFonts w:ascii="Times New Roman" w:hAnsi="Times New Roman" w:cs="Times New Roman"/>
          <w:color w:val="000000" w:themeColor="text1"/>
          <w:sz w:val="26"/>
          <w:szCs w:val="26"/>
        </w:rPr>
        <w:t xml:space="preserve">: </w:t>
      </w:r>
      <w:r w:rsidR="001809A1" w:rsidRPr="0088302B">
        <w:rPr>
          <w:rFonts w:ascii="Times New Roman" w:hAnsi="Times New Roman" w:cs="Times New Roman"/>
          <w:color w:val="3C4043"/>
          <w:sz w:val="26"/>
          <w:szCs w:val="26"/>
          <w:shd w:val="clear" w:color="auto" w:fill="FFFFFF"/>
        </w:rPr>
        <w:t>Scores in the Mathematics subject</w:t>
      </w:r>
    </w:p>
    <w:p w14:paraId="1B206CBC" w14:textId="4544092A" w:rsidR="00501212" w:rsidRPr="0088302B" w:rsidRDefault="00501212" w:rsidP="00E97339">
      <w:pPr>
        <w:pStyle w:val="ListParagraph"/>
        <w:numPr>
          <w:ilvl w:val="0"/>
          <w:numId w:val="12"/>
        </w:numPr>
        <w:rPr>
          <w:rFonts w:ascii="Times New Roman" w:hAnsi="Times New Roman" w:cs="Times New Roman"/>
          <w:color w:val="000000" w:themeColor="text1"/>
          <w:sz w:val="26"/>
          <w:szCs w:val="26"/>
        </w:rPr>
      </w:pPr>
      <w:r w:rsidRPr="0088302B">
        <w:rPr>
          <w:rFonts w:ascii="Times New Roman" w:hAnsi="Times New Roman" w:cs="Times New Roman"/>
          <w:color w:val="000000" w:themeColor="text1"/>
          <w:sz w:val="26"/>
          <w:szCs w:val="26"/>
        </w:rPr>
        <w:t>Literature</w:t>
      </w:r>
      <w:r w:rsidR="00B24549" w:rsidRPr="0088302B">
        <w:rPr>
          <w:rFonts w:ascii="Times New Roman" w:hAnsi="Times New Roman" w:cs="Times New Roman"/>
          <w:color w:val="000000" w:themeColor="text1"/>
          <w:sz w:val="26"/>
          <w:szCs w:val="26"/>
        </w:rPr>
        <w:t xml:space="preserve">: </w:t>
      </w:r>
      <w:r w:rsidR="001809A1" w:rsidRPr="0088302B">
        <w:rPr>
          <w:rFonts w:ascii="Times New Roman" w:hAnsi="Times New Roman" w:cs="Times New Roman"/>
          <w:color w:val="3C4043"/>
          <w:sz w:val="26"/>
          <w:szCs w:val="26"/>
          <w:shd w:val="clear" w:color="auto" w:fill="FFFFFF"/>
        </w:rPr>
        <w:t>Scores in the Literature subject</w:t>
      </w:r>
    </w:p>
    <w:p w14:paraId="40C213C3" w14:textId="7D722E5E" w:rsidR="00501212" w:rsidRPr="0088302B" w:rsidRDefault="00E0182D" w:rsidP="00E97339">
      <w:pPr>
        <w:pStyle w:val="ListParagraph"/>
        <w:numPr>
          <w:ilvl w:val="0"/>
          <w:numId w:val="12"/>
        </w:numPr>
        <w:rPr>
          <w:rFonts w:ascii="Times New Roman" w:hAnsi="Times New Roman" w:cs="Times New Roman"/>
          <w:color w:val="000000" w:themeColor="text1"/>
          <w:sz w:val="26"/>
          <w:szCs w:val="26"/>
        </w:rPr>
      </w:pPr>
      <w:r w:rsidRPr="0088302B">
        <w:rPr>
          <w:rFonts w:ascii="Times New Roman" w:hAnsi="Times New Roman" w:cs="Times New Roman"/>
          <w:color w:val="000000" w:themeColor="text1"/>
          <w:sz w:val="26"/>
          <w:szCs w:val="26"/>
        </w:rPr>
        <w:t>Foreign Language</w:t>
      </w:r>
      <w:r w:rsidR="00B24549" w:rsidRPr="0088302B">
        <w:rPr>
          <w:rFonts w:ascii="Times New Roman" w:hAnsi="Times New Roman" w:cs="Times New Roman"/>
          <w:color w:val="000000" w:themeColor="text1"/>
          <w:sz w:val="26"/>
          <w:szCs w:val="26"/>
        </w:rPr>
        <w:t xml:space="preserve">: </w:t>
      </w:r>
      <w:r w:rsidR="00B24549" w:rsidRPr="0088302B">
        <w:rPr>
          <w:rFonts w:ascii="Times New Roman" w:hAnsi="Times New Roman" w:cs="Times New Roman"/>
          <w:color w:val="3C4043"/>
          <w:sz w:val="26"/>
          <w:szCs w:val="26"/>
          <w:shd w:val="clear" w:color="auto" w:fill="FFFFFF"/>
        </w:rPr>
        <w:t>Scores in the Foreign Language subject</w:t>
      </w:r>
    </w:p>
    <w:p w14:paraId="35059BAB" w14:textId="76DE4CE1" w:rsidR="00E0182D" w:rsidRPr="0088302B" w:rsidRDefault="00E0182D" w:rsidP="00E97339">
      <w:pPr>
        <w:pStyle w:val="ListParagraph"/>
        <w:numPr>
          <w:ilvl w:val="0"/>
          <w:numId w:val="12"/>
        </w:numPr>
        <w:rPr>
          <w:rFonts w:ascii="Times New Roman" w:hAnsi="Times New Roman" w:cs="Times New Roman"/>
          <w:color w:val="000000" w:themeColor="text1"/>
          <w:sz w:val="26"/>
          <w:szCs w:val="26"/>
        </w:rPr>
      </w:pPr>
      <w:r w:rsidRPr="0088302B">
        <w:rPr>
          <w:rFonts w:ascii="Times New Roman" w:hAnsi="Times New Roman" w:cs="Times New Roman"/>
          <w:color w:val="000000" w:themeColor="text1"/>
          <w:sz w:val="26"/>
          <w:szCs w:val="26"/>
        </w:rPr>
        <w:t>Physics</w:t>
      </w:r>
      <w:r w:rsidR="00B24549" w:rsidRPr="0088302B">
        <w:rPr>
          <w:rFonts w:ascii="Times New Roman" w:hAnsi="Times New Roman" w:cs="Times New Roman"/>
          <w:color w:val="000000" w:themeColor="text1"/>
          <w:sz w:val="26"/>
          <w:szCs w:val="26"/>
        </w:rPr>
        <w:t xml:space="preserve">: </w:t>
      </w:r>
      <w:r w:rsidR="00B24549" w:rsidRPr="0088302B">
        <w:rPr>
          <w:rFonts w:ascii="Times New Roman" w:hAnsi="Times New Roman" w:cs="Times New Roman"/>
          <w:color w:val="3C4043"/>
          <w:sz w:val="26"/>
          <w:szCs w:val="26"/>
          <w:shd w:val="clear" w:color="auto" w:fill="FFFFFF"/>
        </w:rPr>
        <w:t>Scores in the Physics subject</w:t>
      </w:r>
    </w:p>
    <w:p w14:paraId="40F111C2" w14:textId="0631D7DA" w:rsidR="00E0182D" w:rsidRPr="0088302B" w:rsidRDefault="00E0182D" w:rsidP="00E97339">
      <w:pPr>
        <w:pStyle w:val="ListParagraph"/>
        <w:numPr>
          <w:ilvl w:val="0"/>
          <w:numId w:val="12"/>
        </w:numPr>
        <w:rPr>
          <w:rFonts w:ascii="Times New Roman" w:hAnsi="Times New Roman" w:cs="Times New Roman"/>
          <w:color w:val="000000" w:themeColor="text1"/>
          <w:sz w:val="26"/>
          <w:szCs w:val="26"/>
        </w:rPr>
      </w:pPr>
      <w:r w:rsidRPr="0088302B">
        <w:rPr>
          <w:rFonts w:ascii="Times New Roman" w:hAnsi="Times New Roman" w:cs="Times New Roman"/>
          <w:color w:val="000000" w:themeColor="text1"/>
          <w:sz w:val="26"/>
          <w:szCs w:val="26"/>
        </w:rPr>
        <w:t>Chemistry</w:t>
      </w:r>
      <w:r w:rsidR="00B24549" w:rsidRPr="0088302B">
        <w:rPr>
          <w:rFonts w:ascii="Times New Roman" w:hAnsi="Times New Roman" w:cs="Times New Roman"/>
          <w:color w:val="000000" w:themeColor="text1"/>
          <w:sz w:val="26"/>
          <w:szCs w:val="26"/>
        </w:rPr>
        <w:t xml:space="preserve">: </w:t>
      </w:r>
      <w:r w:rsidR="00B24549" w:rsidRPr="0088302B">
        <w:rPr>
          <w:rFonts w:ascii="Times New Roman" w:hAnsi="Times New Roman" w:cs="Times New Roman"/>
          <w:color w:val="3C4043"/>
          <w:sz w:val="26"/>
          <w:szCs w:val="26"/>
          <w:shd w:val="clear" w:color="auto" w:fill="FFFFFF"/>
        </w:rPr>
        <w:t>Scores in the Chemistry subject</w:t>
      </w:r>
    </w:p>
    <w:p w14:paraId="38C11AD3" w14:textId="31E3D824" w:rsidR="00E0182D" w:rsidRPr="0088302B" w:rsidRDefault="00E0182D" w:rsidP="00E97339">
      <w:pPr>
        <w:pStyle w:val="ListParagraph"/>
        <w:numPr>
          <w:ilvl w:val="0"/>
          <w:numId w:val="12"/>
        </w:numPr>
        <w:rPr>
          <w:rFonts w:ascii="Times New Roman" w:hAnsi="Times New Roman" w:cs="Times New Roman"/>
          <w:color w:val="000000" w:themeColor="text1"/>
          <w:sz w:val="26"/>
          <w:szCs w:val="26"/>
        </w:rPr>
      </w:pPr>
      <w:r w:rsidRPr="0088302B">
        <w:rPr>
          <w:rFonts w:ascii="Times New Roman" w:hAnsi="Times New Roman" w:cs="Times New Roman"/>
          <w:color w:val="000000" w:themeColor="text1"/>
          <w:sz w:val="26"/>
          <w:szCs w:val="26"/>
        </w:rPr>
        <w:t>Biology</w:t>
      </w:r>
      <w:r w:rsidR="00B24549" w:rsidRPr="0088302B">
        <w:rPr>
          <w:rFonts w:ascii="Times New Roman" w:hAnsi="Times New Roman" w:cs="Times New Roman"/>
          <w:color w:val="000000" w:themeColor="text1"/>
          <w:sz w:val="26"/>
          <w:szCs w:val="26"/>
        </w:rPr>
        <w:t xml:space="preserve">: </w:t>
      </w:r>
      <w:r w:rsidR="00B24549" w:rsidRPr="0088302B">
        <w:rPr>
          <w:rFonts w:ascii="Times New Roman" w:hAnsi="Times New Roman" w:cs="Times New Roman"/>
          <w:color w:val="3C4043"/>
          <w:sz w:val="26"/>
          <w:szCs w:val="26"/>
          <w:shd w:val="clear" w:color="auto" w:fill="FFFFFF"/>
        </w:rPr>
        <w:t>Scores in the Biology subject</w:t>
      </w:r>
    </w:p>
    <w:p w14:paraId="0086D259" w14:textId="191BAF43" w:rsidR="00E0182D" w:rsidRPr="0088302B" w:rsidRDefault="00E0182D" w:rsidP="00E97339">
      <w:pPr>
        <w:pStyle w:val="ListParagraph"/>
        <w:numPr>
          <w:ilvl w:val="0"/>
          <w:numId w:val="12"/>
        </w:numPr>
        <w:rPr>
          <w:rFonts w:ascii="Times New Roman" w:hAnsi="Times New Roman" w:cs="Times New Roman"/>
          <w:color w:val="000000" w:themeColor="text1"/>
          <w:sz w:val="26"/>
          <w:szCs w:val="26"/>
        </w:rPr>
      </w:pPr>
      <w:r w:rsidRPr="0088302B">
        <w:rPr>
          <w:rFonts w:ascii="Times New Roman" w:hAnsi="Times New Roman" w:cs="Times New Roman"/>
          <w:color w:val="000000" w:themeColor="text1"/>
          <w:sz w:val="26"/>
          <w:szCs w:val="26"/>
        </w:rPr>
        <w:t>History</w:t>
      </w:r>
      <w:r w:rsidR="00B24549" w:rsidRPr="0088302B">
        <w:rPr>
          <w:rFonts w:ascii="Times New Roman" w:hAnsi="Times New Roman" w:cs="Times New Roman"/>
          <w:color w:val="000000" w:themeColor="text1"/>
          <w:sz w:val="26"/>
          <w:szCs w:val="26"/>
        </w:rPr>
        <w:t xml:space="preserve">: </w:t>
      </w:r>
      <w:r w:rsidR="00B24549" w:rsidRPr="0088302B">
        <w:rPr>
          <w:rFonts w:ascii="Times New Roman" w:hAnsi="Times New Roman" w:cs="Times New Roman"/>
          <w:color w:val="3C4043"/>
          <w:sz w:val="26"/>
          <w:szCs w:val="26"/>
          <w:shd w:val="clear" w:color="auto" w:fill="FFFFFF"/>
        </w:rPr>
        <w:t>Scores in the History subject</w:t>
      </w:r>
    </w:p>
    <w:p w14:paraId="085FA38F" w14:textId="08FFBFA2" w:rsidR="00E0182D" w:rsidRPr="0088302B" w:rsidRDefault="00E0182D" w:rsidP="00E97339">
      <w:pPr>
        <w:pStyle w:val="ListParagraph"/>
        <w:numPr>
          <w:ilvl w:val="0"/>
          <w:numId w:val="12"/>
        </w:numPr>
        <w:rPr>
          <w:rFonts w:ascii="Times New Roman" w:hAnsi="Times New Roman" w:cs="Times New Roman"/>
          <w:color w:val="000000" w:themeColor="text1"/>
          <w:sz w:val="26"/>
          <w:szCs w:val="26"/>
        </w:rPr>
      </w:pPr>
      <w:r w:rsidRPr="0088302B">
        <w:rPr>
          <w:rFonts w:ascii="Times New Roman" w:hAnsi="Times New Roman" w:cs="Times New Roman"/>
          <w:color w:val="000000" w:themeColor="text1"/>
          <w:sz w:val="26"/>
          <w:szCs w:val="26"/>
        </w:rPr>
        <w:t>Geography</w:t>
      </w:r>
      <w:r w:rsidR="00C664AC" w:rsidRPr="0088302B">
        <w:rPr>
          <w:rFonts w:ascii="Times New Roman" w:hAnsi="Times New Roman" w:cs="Times New Roman"/>
          <w:color w:val="000000" w:themeColor="text1"/>
          <w:sz w:val="26"/>
          <w:szCs w:val="26"/>
        </w:rPr>
        <w:t xml:space="preserve">: </w:t>
      </w:r>
      <w:r w:rsidR="00B24549" w:rsidRPr="0088302B">
        <w:rPr>
          <w:rFonts w:ascii="Times New Roman" w:hAnsi="Times New Roman" w:cs="Times New Roman"/>
          <w:color w:val="3C4043"/>
          <w:sz w:val="26"/>
          <w:szCs w:val="26"/>
          <w:shd w:val="clear" w:color="auto" w:fill="FFFFFF"/>
        </w:rPr>
        <w:t>Scores in the Geography subject</w:t>
      </w:r>
    </w:p>
    <w:p w14:paraId="5390BA21" w14:textId="269E0C68" w:rsidR="00E0182D" w:rsidRPr="0088302B" w:rsidRDefault="008B5E46" w:rsidP="00E97339">
      <w:pPr>
        <w:pStyle w:val="ListParagraph"/>
        <w:numPr>
          <w:ilvl w:val="0"/>
          <w:numId w:val="12"/>
        </w:numPr>
        <w:rPr>
          <w:rFonts w:ascii="Times New Roman" w:hAnsi="Times New Roman" w:cs="Times New Roman"/>
          <w:color w:val="000000" w:themeColor="text1"/>
          <w:sz w:val="26"/>
          <w:szCs w:val="26"/>
        </w:rPr>
      </w:pPr>
      <w:r w:rsidRPr="0088302B">
        <w:rPr>
          <w:rFonts w:ascii="Times New Roman" w:hAnsi="Times New Roman" w:cs="Times New Roman"/>
          <w:color w:val="000000" w:themeColor="text1"/>
          <w:sz w:val="26"/>
          <w:szCs w:val="26"/>
        </w:rPr>
        <w:t>Civic Education</w:t>
      </w:r>
      <w:r w:rsidR="00114611" w:rsidRPr="0088302B">
        <w:rPr>
          <w:rFonts w:ascii="Times New Roman" w:hAnsi="Times New Roman" w:cs="Times New Roman"/>
          <w:color w:val="000000" w:themeColor="text1"/>
          <w:sz w:val="26"/>
          <w:szCs w:val="26"/>
        </w:rPr>
        <w:t xml:space="preserve">: </w:t>
      </w:r>
      <w:r w:rsidR="009E30C5" w:rsidRPr="0088302B">
        <w:rPr>
          <w:rFonts w:ascii="Times New Roman" w:hAnsi="Times New Roman" w:cs="Times New Roman"/>
          <w:color w:val="3C4043"/>
          <w:sz w:val="26"/>
          <w:szCs w:val="26"/>
          <w:shd w:val="clear" w:color="auto" w:fill="FFFFFF"/>
        </w:rPr>
        <w:t>Scores in the Civic Education subject.</w:t>
      </w:r>
    </w:p>
    <w:p w14:paraId="37E90F46" w14:textId="1F31583B" w:rsidR="002279C6" w:rsidRDefault="008B5E46" w:rsidP="00E97339">
      <w:pPr>
        <w:pStyle w:val="ListParagraph"/>
        <w:numPr>
          <w:ilvl w:val="0"/>
          <w:numId w:val="12"/>
        </w:numPr>
        <w:rPr>
          <w:rFonts w:ascii="Times New Roman" w:hAnsi="Times New Roman" w:cs="Times New Roman"/>
          <w:color w:val="000000" w:themeColor="text1"/>
          <w:sz w:val="26"/>
          <w:szCs w:val="26"/>
        </w:rPr>
      </w:pPr>
      <w:r w:rsidRPr="0088302B">
        <w:rPr>
          <w:rFonts w:ascii="Times New Roman" w:hAnsi="Times New Roman" w:cs="Times New Roman"/>
          <w:color w:val="000000" w:themeColor="text1"/>
          <w:sz w:val="26"/>
          <w:szCs w:val="26"/>
        </w:rPr>
        <w:t>Foreign Language Code</w:t>
      </w:r>
      <w:r w:rsidR="00114611" w:rsidRPr="0088302B">
        <w:rPr>
          <w:rFonts w:ascii="Times New Roman" w:hAnsi="Times New Roman" w:cs="Times New Roman"/>
          <w:color w:val="000000" w:themeColor="text1"/>
          <w:sz w:val="26"/>
          <w:szCs w:val="26"/>
        </w:rPr>
        <w:t xml:space="preserve">: </w:t>
      </w:r>
      <w:r w:rsidR="00114611" w:rsidRPr="0088302B">
        <w:rPr>
          <w:rFonts w:ascii="Times New Roman" w:hAnsi="Times New Roman" w:cs="Times New Roman"/>
          <w:color w:val="3C4043"/>
          <w:sz w:val="26"/>
          <w:szCs w:val="26"/>
          <w:shd w:val="clear" w:color="auto" w:fill="FFFFFF"/>
        </w:rPr>
        <w:t xml:space="preserve">Code representing the chosen foreign </w:t>
      </w:r>
      <w:proofErr w:type="gramStart"/>
      <w:r w:rsidR="00114611" w:rsidRPr="0088302B">
        <w:rPr>
          <w:rFonts w:ascii="Times New Roman" w:hAnsi="Times New Roman" w:cs="Times New Roman"/>
          <w:color w:val="3C4043"/>
          <w:sz w:val="26"/>
          <w:szCs w:val="26"/>
          <w:shd w:val="clear" w:color="auto" w:fill="FFFFFF"/>
        </w:rPr>
        <w:t>language</w:t>
      </w:r>
      <w:proofErr w:type="gramEnd"/>
    </w:p>
    <w:p w14:paraId="53BF4628" w14:textId="77777777" w:rsidR="005B7759" w:rsidRDefault="002279C6" w:rsidP="005B7759">
      <w:pPr>
        <w:ind w:left="492"/>
        <w:rPr>
          <w:color w:val="000000" w:themeColor="text1"/>
          <w:sz w:val="26"/>
          <w:szCs w:val="26"/>
        </w:rPr>
      </w:pPr>
      <w:r>
        <w:rPr>
          <w:color w:val="000000" w:themeColor="text1"/>
          <w:sz w:val="26"/>
          <w:szCs w:val="26"/>
        </w:rPr>
        <w:t>ANOVA Test Hypothesis:</w:t>
      </w:r>
    </w:p>
    <w:p w14:paraId="27078880" w14:textId="70A963A9" w:rsidR="007F30DE" w:rsidRDefault="005B7759" w:rsidP="00E97339">
      <w:pPr>
        <w:pStyle w:val="ListParagraph"/>
        <w:numPr>
          <w:ilvl w:val="0"/>
          <w:numId w:val="14"/>
        </w:numPr>
        <w:rPr>
          <w:color w:val="000000" w:themeColor="text1"/>
          <w:sz w:val="26"/>
          <w:szCs w:val="26"/>
        </w:rPr>
      </w:pPr>
      <w:r w:rsidRPr="005B7759">
        <w:t>Null Hypothesis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7759">
        <w:t>)</w:t>
      </w:r>
      <w:r w:rsidR="00130712">
        <w:t xml:space="preserve">: </w:t>
      </w:r>
      <w:r w:rsidR="00130712" w:rsidRPr="00130712">
        <w:rPr>
          <w:rFonts w:ascii="Times New Roman" w:hAnsi="Times New Roman" w:cs="Times New Roman"/>
          <w:sz w:val="26"/>
          <w:szCs w:val="26"/>
        </w:rPr>
        <w:t>The means of the 'Mathematics' scores are the same across all categories of '</w:t>
      </w:r>
      <w:proofErr w:type="spellStart"/>
      <w:r w:rsidR="00130712" w:rsidRPr="00130712">
        <w:rPr>
          <w:rFonts w:ascii="Times New Roman" w:hAnsi="Times New Roman" w:cs="Times New Roman"/>
          <w:sz w:val="26"/>
          <w:szCs w:val="26"/>
        </w:rPr>
        <w:t>literature_classification</w:t>
      </w:r>
      <w:proofErr w:type="spellEnd"/>
      <w:r w:rsidR="00130712" w:rsidRPr="00130712">
        <w:rPr>
          <w:rFonts w:ascii="Times New Roman" w:hAnsi="Times New Roman" w:cs="Times New Roman"/>
          <w:sz w:val="26"/>
          <w:szCs w:val="26"/>
        </w:rPr>
        <w:t>'</w:t>
      </w:r>
      <w:r w:rsidR="001A73F1">
        <w:rPr>
          <w:rFonts w:ascii="Times New Roman" w:hAnsi="Times New Roman" w:cs="Times New Roman"/>
          <w:sz w:val="26"/>
          <w:szCs w:val="26"/>
        </w:rPr>
        <w:t>. This means</w:t>
      </w:r>
      <w:r w:rsidR="00B529FA" w:rsidRPr="00B529FA">
        <w:t xml:space="preserve"> </w:t>
      </w:r>
      <w:r w:rsidR="00B529FA" w:rsidRPr="00B529FA">
        <w:t>the '</w:t>
      </w:r>
      <w:proofErr w:type="spellStart"/>
      <w:r w:rsidR="00B529FA" w:rsidRPr="00B529FA">
        <w:t>literature_classification</w:t>
      </w:r>
      <w:proofErr w:type="spellEnd"/>
      <w:r w:rsidR="00B529FA" w:rsidRPr="00B529FA">
        <w:t>' has no effect on the 'Mathematics' scores</w:t>
      </w:r>
      <w:r w:rsidR="00B529FA">
        <w:t>.</w:t>
      </w:r>
    </w:p>
    <w:p w14:paraId="23B65263" w14:textId="58A95A40" w:rsidR="007F30DE" w:rsidRPr="007F30DE" w:rsidRDefault="007F30DE" w:rsidP="00E97339">
      <w:pPr>
        <w:pStyle w:val="ListParagraph"/>
        <w:numPr>
          <w:ilvl w:val="0"/>
          <w:numId w:val="14"/>
        </w:numPr>
        <w:rPr>
          <w:color w:val="000000" w:themeColor="text1"/>
          <w:sz w:val="26"/>
          <w:szCs w:val="26"/>
        </w:rPr>
      </w:pPr>
      <w:r>
        <w:rPr>
          <w:color w:val="000000" w:themeColor="text1"/>
          <w:sz w:val="26"/>
          <w:szCs w:val="26"/>
        </w:rPr>
        <w:t>Alternative Hypothesis</w:t>
      </w:r>
      <w:r w:rsidR="00130712">
        <w:rPr>
          <w:color w:val="000000" w:themeColor="text1"/>
          <w:sz w:val="26"/>
          <w:szCs w:val="26"/>
        </w:rPr>
        <w:t xml:space="preserve"> (</w:t>
      </w:r>
      <m:oMath>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H</m:t>
            </m:r>
          </m:e>
          <m:sub>
            <m:r>
              <w:rPr>
                <w:rFonts w:ascii="Cambria Math" w:hAnsi="Cambria Math"/>
                <w:color w:val="000000" w:themeColor="text1"/>
                <w:sz w:val="26"/>
                <w:szCs w:val="26"/>
              </w:rPr>
              <m:t>1</m:t>
            </m:r>
          </m:sub>
        </m:sSub>
      </m:oMath>
      <w:r w:rsidR="00130712">
        <w:rPr>
          <w:color w:val="000000" w:themeColor="text1"/>
          <w:sz w:val="26"/>
          <w:szCs w:val="26"/>
        </w:rPr>
        <w:t>)</w:t>
      </w:r>
      <w:r w:rsidR="005B43E3">
        <w:rPr>
          <w:color w:val="000000" w:themeColor="text1"/>
          <w:sz w:val="26"/>
          <w:szCs w:val="26"/>
        </w:rPr>
        <w:t xml:space="preserve">: </w:t>
      </w:r>
      <w:r w:rsidR="005B43E3" w:rsidRPr="005B43E3">
        <w:rPr>
          <w:rFonts w:ascii="Times New Roman" w:hAnsi="Times New Roman" w:cs="Times New Roman"/>
          <w:sz w:val="26"/>
          <w:szCs w:val="26"/>
        </w:rPr>
        <w:t>At least one '</w:t>
      </w:r>
      <w:proofErr w:type="spellStart"/>
      <w:r w:rsidR="005B43E3" w:rsidRPr="005B43E3">
        <w:rPr>
          <w:rFonts w:ascii="Times New Roman" w:hAnsi="Times New Roman" w:cs="Times New Roman"/>
          <w:sz w:val="26"/>
          <w:szCs w:val="26"/>
        </w:rPr>
        <w:t>literature_classification</w:t>
      </w:r>
      <w:proofErr w:type="spellEnd"/>
      <w:r w:rsidR="005B43E3" w:rsidRPr="005B43E3">
        <w:rPr>
          <w:rFonts w:ascii="Times New Roman" w:hAnsi="Times New Roman" w:cs="Times New Roman"/>
          <w:sz w:val="26"/>
          <w:szCs w:val="26"/>
        </w:rPr>
        <w:t>' category has a different 'Mathematics' score mean than the others.</w:t>
      </w:r>
      <w:r w:rsidR="00B529FA">
        <w:rPr>
          <w:rFonts w:ascii="Times New Roman" w:hAnsi="Times New Roman" w:cs="Times New Roman"/>
          <w:sz w:val="26"/>
          <w:szCs w:val="26"/>
        </w:rPr>
        <w:t xml:space="preserve"> </w:t>
      </w:r>
    </w:p>
    <w:p w14:paraId="21656229" w14:textId="70AF6AC0" w:rsidR="005B5AF4" w:rsidRPr="00D45BE7" w:rsidRDefault="000D2ABD" w:rsidP="00D45BE7">
      <w:pPr>
        <w:pStyle w:val="Heading2"/>
      </w:pPr>
      <w:bookmarkStart w:id="29" w:name="_Toc162039235"/>
      <w:r w:rsidRPr="00D45BE7">
        <w:t>1.4.1</w:t>
      </w:r>
      <w:r w:rsidR="004F00C7" w:rsidRPr="00D45BE7">
        <w:t xml:space="preserve"> Using Python</w:t>
      </w:r>
      <w:bookmarkEnd w:id="29"/>
    </w:p>
    <w:p w14:paraId="4F3BC832" w14:textId="60AD1049" w:rsidR="00CB69D9" w:rsidRDefault="001F7F55" w:rsidP="00A3185E">
      <w:r>
        <w:t xml:space="preserve">During the examination, some students didn't take the test </w:t>
      </w:r>
      <w:r w:rsidR="0021449D">
        <w:t>for some reasons</w:t>
      </w:r>
      <w:r w:rsidR="00CB69D9">
        <w:t xml:space="preserve"> which make their score for that subject "</w:t>
      </w:r>
      <w:proofErr w:type="spellStart"/>
      <w:r w:rsidR="00CB69D9">
        <w:t>NaN</w:t>
      </w:r>
      <w:proofErr w:type="spellEnd"/>
      <w:r w:rsidR="00CB69D9">
        <w:t xml:space="preserve">". </w:t>
      </w:r>
      <w:r w:rsidR="00781F23">
        <w:t xml:space="preserve">To make these records not </w:t>
      </w:r>
      <w:proofErr w:type="spellStart"/>
      <w:r w:rsidR="00E2726B">
        <w:t>affect</w:t>
      </w:r>
      <w:proofErr w:type="spellEnd"/>
      <w:r w:rsidR="00781F23">
        <w:t xml:space="preserve"> on the result, we will drop </w:t>
      </w:r>
      <w:proofErr w:type="spellStart"/>
      <w:r w:rsidR="00781F23">
        <w:t>NaN</w:t>
      </w:r>
      <w:proofErr w:type="spellEnd"/>
      <w:r w:rsidR="00781F23">
        <w:t xml:space="preserve"> value of </w:t>
      </w:r>
      <w:r w:rsidR="00FC00AC">
        <w:t>Mathematics score and Literature score records.</w:t>
      </w:r>
      <w:r w:rsidR="006D36B7" w:rsidRPr="006D36B7">
        <w:rPr>
          <w:noProof/>
        </w:rPr>
        <w:t xml:space="preserve"> </w:t>
      </w:r>
    </w:p>
    <w:p w14:paraId="657E55ED" w14:textId="103A4ADB" w:rsidR="00163D3F" w:rsidRDefault="00163D3F" w:rsidP="00163D3F"/>
    <w:p w14:paraId="0471B732" w14:textId="231C1DF3" w:rsidR="00C93E0E" w:rsidRDefault="00C93E0E" w:rsidP="00C93E0E">
      <w:r>
        <w:t>Besides, we created a new column named "</w:t>
      </w:r>
      <w:proofErr w:type="spellStart"/>
      <w:r>
        <w:t>literature_classification</w:t>
      </w:r>
      <w:proofErr w:type="spellEnd"/>
      <w:r>
        <w:t xml:space="preserve">" to classify the literature score of </w:t>
      </w:r>
      <w:r>
        <w:t>student</w:t>
      </w:r>
      <w:r>
        <w:t xml:space="preserve"> </w:t>
      </w:r>
      <w:r>
        <w:t>bases</w:t>
      </w:r>
      <w:r>
        <w:t xml:space="preserve"> on following rules:</w:t>
      </w:r>
    </w:p>
    <w:p w14:paraId="198DB316" w14:textId="77777777" w:rsidR="00C93E0E" w:rsidRDefault="00C93E0E" w:rsidP="00E97339">
      <w:pPr>
        <w:pStyle w:val="ListParagraph"/>
        <w:numPr>
          <w:ilvl w:val="0"/>
          <w:numId w:val="13"/>
        </w:numPr>
      </w:pPr>
      <w:r>
        <w:t>Excellent: 9 to 10</w:t>
      </w:r>
    </w:p>
    <w:p w14:paraId="6C1C1620" w14:textId="77777777" w:rsidR="00C93E0E" w:rsidRDefault="00C93E0E" w:rsidP="00E97339">
      <w:pPr>
        <w:pStyle w:val="ListParagraph"/>
        <w:numPr>
          <w:ilvl w:val="0"/>
          <w:numId w:val="13"/>
        </w:numPr>
      </w:pPr>
      <w:r>
        <w:t>Very good: 8 to 9</w:t>
      </w:r>
    </w:p>
    <w:p w14:paraId="0C89C03D" w14:textId="77777777" w:rsidR="00C93E0E" w:rsidRDefault="00C93E0E" w:rsidP="00E97339">
      <w:pPr>
        <w:pStyle w:val="ListParagraph"/>
        <w:numPr>
          <w:ilvl w:val="0"/>
          <w:numId w:val="13"/>
        </w:numPr>
      </w:pPr>
      <w:r>
        <w:t>Good: 7 to 8</w:t>
      </w:r>
    </w:p>
    <w:p w14:paraId="1BA0AC52" w14:textId="77777777" w:rsidR="00C93E0E" w:rsidRDefault="00C93E0E" w:rsidP="00E97339">
      <w:pPr>
        <w:pStyle w:val="ListParagraph"/>
        <w:numPr>
          <w:ilvl w:val="0"/>
          <w:numId w:val="13"/>
        </w:numPr>
      </w:pPr>
      <w:r>
        <w:t>Average: 6 to 7</w:t>
      </w:r>
    </w:p>
    <w:p w14:paraId="7DFF7630" w14:textId="77777777" w:rsidR="00C93E0E" w:rsidRDefault="00C93E0E" w:rsidP="00E97339">
      <w:pPr>
        <w:pStyle w:val="ListParagraph"/>
        <w:numPr>
          <w:ilvl w:val="0"/>
          <w:numId w:val="13"/>
        </w:numPr>
      </w:pPr>
      <w:r>
        <w:t>Weak: from 5 to 6</w:t>
      </w:r>
    </w:p>
    <w:p w14:paraId="5EA75EBB" w14:textId="2F3CDDDF" w:rsidR="00582551" w:rsidRDefault="00C93E0E" w:rsidP="00E97339">
      <w:pPr>
        <w:pStyle w:val="ListParagraph"/>
        <w:numPr>
          <w:ilvl w:val="0"/>
          <w:numId w:val="13"/>
        </w:numPr>
      </w:pPr>
      <w:r>
        <w:t xml:space="preserve">Poor: below </w:t>
      </w:r>
      <w:r w:rsidR="00582551">
        <w:t>5</w:t>
      </w:r>
    </w:p>
    <w:p w14:paraId="42AD6E5E" w14:textId="7807A647" w:rsidR="00582551" w:rsidRPr="00A3185E" w:rsidRDefault="00582551" w:rsidP="00582551">
      <w:r>
        <w:t xml:space="preserve">After that, we </w:t>
      </w:r>
      <w:r w:rsidR="009F5F54">
        <w:t xml:space="preserve">group the unique classification value with the list of Math </w:t>
      </w:r>
      <w:proofErr w:type="gramStart"/>
      <w:r w:rsidR="009F5F54">
        <w:t>score</w:t>
      </w:r>
      <w:proofErr w:type="gramEnd"/>
    </w:p>
    <w:p w14:paraId="6EFDEE6E" w14:textId="77777777" w:rsidR="000D443A" w:rsidRDefault="001145C3" w:rsidP="000D443A">
      <w:pPr>
        <w:keepNext/>
        <w:tabs>
          <w:tab w:val="left" w:pos="2552"/>
        </w:tabs>
        <w:jc w:val="center"/>
      </w:pPr>
      <w:r w:rsidRPr="001145C3">
        <w:drawing>
          <wp:inline distT="0" distB="0" distL="0" distR="0" wp14:anchorId="6C79788F" wp14:editId="4288ED9C">
            <wp:extent cx="5178354" cy="4297127"/>
            <wp:effectExtent l="0" t="0" r="3810" b="0"/>
            <wp:docPr id="51540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04006" name=""/>
                    <pic:cNvPicPr/>
                  </pic:nvPicPr>
                  <pic:blipFill>
                    <a:blip r:embed="rId44"/>
                    <a:stretch>
                      <a:fillRect/>
                    </a:stretch>
                  </pic:blipFill>
                  <pic:spPr>
                    <a:xfrm>
                      <a:off x="0" y="0"/>
                      <a:ext cx="5182960" cy="4300949"/>
                    </a:xfrm>
                    <a:prstGeom prst="rect">
                      <a:avLst/>
                    </a:prstGeom>
                  </pic:spPr>
                </pic:pic>
              </a:graphicData>
            </a:graphic>
          </wp:inline>
        </w:drawing>
      </w:r>
    </w:p>
    <w:p w14:paraId="343DD68A" w14:textId="62B9EBC7" w:rsidR="001959CA" w:rsidRDefault="000D443A" w:rsidP="000D443A">
      <w:pPr>
        <w:pStyle w:val="Caption"/>
        <w:jc w:val="center"/>
      </w:pPr>
      <w:bookmarkStart w:id="30" w:name="_Toc162038963"/>
      <w:r>
        <w:t xml:space="preserve">Figure </w:t>
      </w:r>
      <w:r>
        <w:fldChar w:fldCharType="begin"/>
      </w:r>
      <w:r>
        <w:instrText xml:space="preserve"> SEQ Figure \* ARABIC </w:instrText>
      </w:r>
      <w:r>
        <w:fldChar w:fldCharType="separate"/>
      </w:r>
      <w:r>
        <w:rPr>
          <w:noProof/>
        </w:rPr>
        <w:t>8</w:t>
      </w:r>
      <w:r>
        <w:fldChar w:fldCharType="end"/>
      </w:r>
      <w:r>
        <w:t xml:space="preserve">. Preview data after </w:t>
      </w:r>
      <w:proofErr w:type="gramStart"/>
      <w:r>
        <w:t>processing</w:t>
      </w:r>
      <w:bookmarkEnd w:id="30"/>
      <w:proofErr w:type="gramEnd"/>
    </w:p>
    <w:p w14:paraId="427C31C2" w14:textId="2275955C" w:rsidR="008A1DEB" w:rsidRDefault="00967A97" w:rsidP="00F65748">
      <w:pPr>
        <w:tabs>
          <w:tab w:val="left" w:pos="2552"/>
        </w:tabs>
      </w:pPr>
      <w:r>
        <w:t>One-way ANOVA test</w:t>
      </w:r>
    </w:p>
    <w:p w14:paraId="77CB2290" w14:textId="77777777" w:rsidR="000D443A" w:rsidRDefault="001854CF" w:rsidP="000D443A">
      <w:pPr>
        <w:keepNext/>
        <w:jc w:val="center"/>
      </w:pPr>
      <w:r w:rsidRPr="001854CF">
        <w:drawing>
          <wp:inline distT="0" distB="0" distL="0" distR="0" wp14:anchorId="3050D550" wp14:editId="690B4EB7">
            <wp:extent cx="4971507" cy="1743277"/>
            <wp:effectExtent l="0" t="0" r="0" b="0"/>
            <wp:docPr id="8124023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02375" name="Picture 1" descr="A screenshot of a computer&#10;&#10;Description automatically generated"/>
                    <pic:cNvPicPr/>
                  </pic:nvPicPr>
                  <pic:blipFill>
                    <a:blip r:embed="rId45"/>
                    <a:stretch>
                      <a:fillRect/>
                    </a:stretch>
                  </pic:blipFill>
                  <pic:spPr>
                    <a:xfrm>
                      <a:off x="0" y="0"/>
                      <a:ext cx="5016953" cy="1759213"/>
                    </a:xfrm>
                    <a:prstGeom prst="rect">
                      <a:avLst/>
                    </a:prstGeom>
                  </pic:spPr>
                </pic:pic>
              </a:graphicData>
            </a:graphic>
          </wp:inline>
        </w:drawing>
      </w:r>
    </w:p>
    <w:p w14:paraId="34BA9325" w14:textId="0092C77A" w:rsidR="00EE4864" w:rsidRDefault="000D443A" w:rsidP="000D443A">
      <w:pPr>
        <w:pStyle w:val="Caption"/>
        <w:jc w:val="center"/>
      </w:pPr>
      <w:bookmarkStart w:id="31" w:name="_Toc162038964"/>
      <w:r>
        <w:t xml:space="preserve">Figure </w:t>
      </w:r>
      <w:r>
        <w:fldChar w:fldCharType="begin"/>
      </w:r>
      <w:r>
        <w:instrText xml:space="preserve"> SEQ Figure \* ARABIC </w:instrText>
      </w:r>
      <w:r>
        <w:fldChar w:fldCharType="separate"/>
      </w:r>
      <w:r>
        <w:rPr>
          <w:noProof/>
        </w:rPr>
        <w:t>9</w:t>
      </w:r>
      <w:r>
        <w:fldChar w:fldCharType="end"/>
      </w:r>
      <w:r>
        <w:t>. The summary of ANOVA test</w:t>
      </w:r>
      <w:bookmarkEnd w:id="31"/>
    </w:p>
    <w:p w14:paraId="29B99137" w14:textId="2930816E" w:rsidR="00A05E23" w:rsidRDefault="005050F3" w:rsidP="00DF6FDB">
      <w:r>
        <w:t>Result evaluation</w:t>
      </w:r>
      <w:r w:rsidR="00967A97" w:rsidRPr="006C674D">
        <w:t xml:space="preserve">: </w:t>
      </w:r>
    </w:p>
    <w:p w14:paraId="1844FB8C" w14:textId="6F2A1E6F" w:rsidR="00DF6FDB" w:rsidRPr="00CE6642" w:rsidRDefault="006C674D" w:rsidP="00DF6FDB">
      <w:pPr>
        <w:rPr>
          <w:sz w:val="26"/>
          <w:szCs w:val="26"/>
        </w:rPr>
      </w:pPr>
      <w:r w:rsidRPr="00CE6642">
        <w:rPr>
          <w:sz w:val="26"/>
          <w:szCs w:val="26"/>
        </w:rPr>
        <w:t xml:space="preserve">49615 </w:t>
      </w:r>
      <w:r w:rsidR="00880164">
        <w:rPr>
          <w:sz w:val="26"/>
          <w:szCs w:val="26"/>
        </w:rPr>
        <w:t>was a large</w:t>
      </w:r>
      <w:r w:rsidR="005563FA">
        <w:rPr>
          <w:sz w:val="26"/>
          <w:szCs w:val="26"/>
        </w:rPr>
        <w:t xml:space="preserve"> f-statistics value which</w:t>
      </w:r>
      <w:r w:rsidR="00880164">
        <w:rPr>
          <w:sz w:val="26"/>
          <w:szCs w:val="26"/>
        </w:rPr>
        <w:t xml:space="preserve"> </w:t>
      </w:r>
      <w:r w:rsidRPr="00CE6642">
        <w:rPr>
          <w:sz w:val="26"/>
          <w:szCs w:val="26"/>
        </w:rPr>
        <w:t>suggests that there is a significant difference between the means of the groups.</w:t>
      </w:r>
    </w:p>
    <w:p w14:paraId="01C962F4" w14:textId="3C374899" w:rsidR="00A05E23" w:rsidRDefault="00A05E23" w:rsidP="00A05E23">
      <w:pPr>
        <w:rPr>
          <w:sz w:val="26"/>
          <w:szCs w:val="26"/>
        </w:rPr>
      </w:pPr>
      <w:r w:rsidRPr="00A05E23">
        <w:rPr>
          <w:sz w:val="26"/>
          <w:szCs w:val="26"/>
        </w:rPr>
        <w:t>p-value of 0.0 suggests that the observed difference in group means is highly unlikely to have occurred by chance.</w:t>
      </w:r>
    </w:p>
    <w:p w14:paraId="3CC35825" w14:textId="035FE277" w:rsidR="006F1384" w:rsidRPr="006F1384" w:rsidRDefault="00627A00" w:rsidP="006F1384">
      <w:r w:rsidRPr="006F1384">
        <w:t xml:space="preserve">As </w:t>
      </w:r>
      <w:r w:rsidR="00FC1252" w:rsidRPr="006F1384">
        <w:t xml:space="preserve">p-value &lt; 0.05, we </w:t>
      </w:r>
      <w:r w:rsidR="006F1384" w:rsidRPr="006F1384">
        <w:t>reject the null hypothesis and conclude that at least one group mean is different from the others.</w:t>
      </w:r>
      <w:r w:rsidR="00E2723F" w:rsidRPr="00E2723F">
        <w:t xml:space="preserve"> </w:t>
      </w:r>
      <w:r w:rsidR="00E2723F" w:rsidRPr="00E2723F">
        <w:t xml:space="preserve">This means that the literature score classification appears to have a significant effect on the </w:t>
      </w:r>
      <w:r w:rsidR="00E2726B">
        <w:t>mathematics</w:t>
      </w:r>
      <w:r w:rsidR="00E2723F" w:rsidRPr="00E2723F">
        <w:t xml:space="preserve"> scores</w:t>
      </w:r>
      <w:r w:rsidR="00EF78C2">
        <w:t xml:space="preserve">. </w:t>
      </w:r>
    </w:p>
    <w:p w14:paraId="000EB682" w14:textId="2D196453" w:rsidR="000206E5" w:rsidRPr="00A05E23" w:rsidRDefault="000206E5" w:rsidP="00A05E23">
      <w:pPr>
        <w:rPr>
          <w:sz w:val="26"/>
          <w:szCs w:val="26"/>
        </w:rPr>
      </w:pPr>
    </w:p>
    <w:p w14:paraId="241B8464" w14:textId="6221A25C" w:rsidR="004F00C7" w:rsidRPr="00D45BE7" w:rsidRDefault="004F00C7" w:rsidP="00D45BE7">
      <w:pPr>
        <w:pStyle w:val="Heading2"/>
      </w:pPr>
      <w:bookmarkStart w:id="32" w:name="_Toc162039236"/>
      <w:r w:rsidRPr="00D45BE7">
        <w:t>1.4.2 Using R</w:t>
      </w:r>
      <w:bookmarkEnd w:id="32"/>
    </w:p>
    <w:p w14:paraId="142BC760" w14:textId="782DCA19" w:rsidR="002B0FD6" w:rsidRDefault="00350991" w:rsidP="005609D1">
      <w:r>
        <w:t>Similarly, import data from CSV file and drop NA value for preprocess</w:t>
      </w:r>
      <w:r w:rsidR="002B0FD6">
        <w:t>ing data.</w:t>
      </w:r>
      <w:r w:rsidR="005609D1">
        <w:t xml:space="preserve"> </w:t>
      </w:r>
    </w:p>
    <w:p w14:paraId="1F386D26" w14:textId="1BAD5295" w:rsidR="005609D1" w:rsidRDefault="005609D1" w:rsidP="005609D1">
      <w:pPr>
        <w:rPr>
          <w:noProof/>
        </w:rPr>
      </w:pPr>
      <w:r>
        <w:t>After that, add "</w:t>
      </w:r>
      <w:proofErr w:type="spellStart"/>
      <w:r>
        <w:t>literature_classification</w:t>
      </w:r>
      <w:proofErr w:type="spellEnd"/>
      <w:r>
        <w:t xml:space="preserve">" column </w:t>
      </w:r>
      <w:r w:rsidR="00A2431A">
        <w:t>and print preview data.</w:t>
      </w:r>
    </w:p>
    <w:p w14:paraId="05A23994" w14:textId="77777777" w:rsidR="000D443A" w:rsidRDefault="005050F3" w:rsidP="000D443A">
      <w:pPr>
        <w:keepNext/>
        <w:jc w:val="center"/>
      </w:pPr>
      <w:r w:rsidRPr="005050F3">
        <w:rPr>
          <w:noProof/>
        </w:rPr>
        <w:drawing>
          <wp:inline distT="0" distB="0" distL="0" distR="0" wp14:anchorId="77C445F3" wp14:editId="5195FD67">
            <wp:extent cx="5067202" cy="3379632"/>
            <wp:effectExtent l="0" t="0" r="635" b="0"/>
            <wp:docPr id="90543168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31686" name="Picture 1" descr="A screen shot of a computer&#10;&#10;Description automatically generated"/>
                    <pic:cNvPicPr/>
                  </pic:nvPicPr>
                  <pic:blipFill>
                    <a:blip r:embed="rId46"/>
                    <a:stretch>
                      <a:fillRect/>
                    </a:stretch>
                  </pic:blipFill>
                  <pic:spPr>
                    <a:xfrm>
                      <a:off x="0" y="0"/>
                      <a:ext cx="5075602" cy="3385234"/>
                    </a:xfrm>
                    <a:prstGeom prst="rect">
                      <a:avLst/>
                    </a:prstGeom>
                  </pic:spPr>
                </pic:pic>
              </a:graphicData>
            </a:graphic>
          </wp:inline>
        </w:drawing>
      </w:r>
    </w:p>
    <w:p w14:paraId="436CD49B" w14:textId="760920AA" w:rsidR="00EE4864" w:rsidRDefault="000D443A" w:rsidP="000D443A">
      <w:pPr>
        <w:pStyle w:val="Caption"/>
        <w:jc w:val="center"/>
        <w:rPr>
          <w:noProof/>
        </w:rPr>
      </w:pPr>
      <w:bookmarkStart w:id="33" w:name="_Toc162038965"/>
      <w:r>
        <w:t xml:space="preserve">Figure </w:t>
      </w:r>
      <w:r>
        <w:fldChar w:fldCharType="begin"/>
      </w:r>
      <w:r>
        <w:instrText xml:space="preserve"> SEQ Figure \* ARABIC </w:instrText>
      </w:r>
      <w:r>
        <w:fldChar w:fldCharType="separate"/>
      </w:r>
      <w:r>
        <w:rPr>
          <w:noProof/>
        </w:rPr>
        <w:t>10</w:t>
      </w:r>
      <w:r>
        <w:fldChar w:fldCharType="end"/>
      </w:r>
      <w:r>
        <w:t xml:space="preserve">. Preview data after </w:t>
      </w:r>
      <w:proofErr w:type="gramStart"/>
      <w:r>
        <w:t>processing</w:t>
      </w:r>
      <w:bookmarkEnd w:id="33"/>
      <w:proofErr w:type="gramEnd"/>
    </w:p>
    <w:p w14:paraId="04B1FC06" w14:textId="2097EAE7" w:rsidR="005609D1" w:rsidRDefault="00F21DF8" w:rsidP="00EE4864">
      <w:pPr>
        <w:rPr>
          <w:noProof/>
        </w:rPr>
      </w:pPr>
      <w:r>
        <w:rPr>
          <w:noProof/>
        </w:rPr>
        <w:t>In R language, to performed ANOVA test, we used aov function</w:t>
      </w:r>
      <w:r w:rsidR="0028067C">
        <w:rPr>
          <w:noProof/>
        </w:rPr>
        <w:t>. There are two params to fill in aov function:</w:t>
      </w:r>
    </w:p>
    <w:p w14:paraId="5A0CD0D0" w14:textId="4F737EDA" w:rsidR="0028067C" w:rsidRPr="00C76603" w:rsidRDefault="00F470B2" w:rsidP="00E97339">
      <w:pPr>
        <w:pStyle w:val="ListParagraph"/>
        <w:numPr>
          <w:ilvl w:val="0"/>
          <w:numId w:val="17"/>
        </w:numPr>
        <w:rPr>
          <w:rFonts w:ascii="Times New Roman" w:hAnsi="Times New Roman" w:cs="Times New Roman"/>
          <w:b/>
          <w:bCs/>
        </w:rPr>
      </w:pPr>
      <w:r w:rsidRPr="00F470B2">
        <w:rPr>
          <w:rFonts w:ascii="Times New Roman" w:hAnsi="Times New Roman" w:cs="Times New Roman"/>
          <w:b/>
          <w:bCs/>
        </w:rPr>
        <w:t>formula</w:t>
      </w:r>
      <w:r w:rsidR="00565359">
        <w:rPr>
          <w:rFonts w:ascii="Times New Roman" w:hAnsi="Times New Roman" w:cs="Times New Roman"/>
          <w:b/>
          <w:bCs/>
        </w:rPr>
        <w:t xml:space="preserve">: </w:t>
      </w:r>
      <w:r w:rsidR="00565359" w:rsidRPr="00565359">
        <w:t>This is a symbolic description of the mode</w:t>
      </w:r>
      <w:r w:rsidR="00565359">
        <w:t>l</w:t>
      </w:r>
      <w:r w:rsidR="00565359" w:rsidRPr="00565359">
        <w:t>.</w:t>
      </w:r>
      <w:r w:rsidR="00914B4F">
        <w:t xml:space="preserve"> </w:t>
      </w:r>
      <w:r w:rsidR="00913048">
        <w:t>For example</w:t>
      </w:r>
      <w:r w:rsidR="00914B4F" w:rsidRPr="00914B4F">
        <w:t xml:space="preserve">, Mathematics ~ </w:t>
      </w:r>
      <w:proofErr w:type="spellStart"/>
      <w:r w:rsidR="00914B4F" w:rsidRPr="00914B4F">
        <w:t>literature_classification</w:t>
      </w:r>
      <w:proofErr w:type="spellEnd"/>
      <w:r w:rsidR="00914B4F" w:rsidRPr="00914B4F">
        <w:t xml:space="preserve"> means that </w:t>
      </w:r>
      <w:r w:rsidR="00C76603">
        <w:t xml:space="preserve">the </w:t>
      </w:r>
      <w:r w:rsidR="00914B4F" w:rsidRPr="00914B4F">
        <w:t>testing</w:t>
      </w:r>
      <w:r w:rsidR="00C76603">
        <w:t xml:space="preserve"> is about</w:t>
      </w:r>
      <w:r w:rsidR="00914B4F" w:rsidRPr="00914B4F">
        <w:t xml:space="preserve"> the effect of </w:t>
      </w:r>
      <w:proofErr w:type="spellStart"/>
      <w:r w:rsidR="00914B4F" w:rsidRPr="00914B4F">
        <w:t>literature_classification</w:t>
      </w:r>
      <w:proofErr w:type="spellEnd"/>
      <w:r w:rsidR="00914B4F" w:rsidRPr="00914B4F">
        <w:t> on Mathematics.</w:t>
      </w:r>
    </w:p>
    <w:p w14:paraId="63A7AE56" w14:textId="50EA07F5" w:rsidR="00C76603" w:rsidRPr="00FB4ED1" w:rsidRDefault="00C76603" w:rsidP="00E97339">
      <w:pPr>
        <w:pStyle w:val="ListParagraph"/>
        <w:numPr>
          <w:ilvl w:val="0"/>
          <w:numId w:val="17"/>
        </w:numPr>
      </w:pPr>
      <w:r w:rsidRPr="00C76603">
        <w:rPr>
          <w:b/>
          <w:bCs/>
        </w:rPr>
        <w:t>data:</w:t>
      </w:r>
      <w:r w:rsidRPr="00C76603">
        <w:t xml:space="preserve"> This is the data frame containing the variables in the model.</w:t>
      </w:r>
    </w:p>
    <w:p w14:paraId="44A8C412" w14:textId="77777777" w:rsidR="00FB4ED1" w:rsidRPr="00FB4ED1" w:rsidRDefault="00FB4ED1" w:rsidP="00FB4ED1"/>
    <w:p w14:paraId="7BDEB97C" w14:textId="77777777" w:rsidR="00FB4ED1" w:rsidRDefault="00FB4ED1" w:rsidP="00FB4ED1">
      <w:pPr>
        <w:rPr>
          <w:sz w:val="26"/>
          <w:szCs w:val="26"/>
        </w:rPr>
      </w:pPr>
    </w:p>
    <w:p w14:paraId="5C0537B9" w14:textId="77777777" w:rsidR="00FB4ED1" w:rsidRPr="00FB4ED1" w:rsidRDefault="00FB4ED1" w:rsidP="00FB4ED1"/>
    <w:p w14:paraId="4EFA50CC" w14:textId="77777777" w:rsidR="00BD1ECF" w:rsidRDefault="00EA4B58" w:rsidP="00BD1ECF">
      <w:pPr>
        <w:keepNext/>
        <w:jc w:val="center"/>
      </w:pPr>
      <w:r w:rsidRPr="00EA4B58">
        <w:drawing>
          <wp:inline distT="0" distB="0" distL="0" distR="0" wp14:anchorId="4E62C954" wp14:editId="7D8445FB">
            <wp:extent cx="5192248" cy="1986929"/>
            <wp:effectExtent l="0" t="0" r="2540" b="0"/>
            <wp:docPr id="19480031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03164" name="Picture 1" descr="A screenshot of a computer program&#10;&#10;Description automatically generated"/>
                    <pic:cNvPicPr/>
                  </pic:nvPicPr>
                  <pic:blipFill>
                    <a:blip r:embed="rId47"/>
                    <a:stretch>
                      <a:fillRect/>
                    </a:stretch>
                  </pic:blipFill>
                  <pic:spPr>
                    <a:xfrm>
                      <a:off x="0" y="0"/>
                      <a:ext cx="5197985" cy="1989124"/>
                    </a:xfrm>
                    <a:prstGeom prst="rect">
                      <a:avLst/>
                    </a:prstGeom>
                  </pic:spPr>
                </pic:pic>
              </a:graphicData>
            </a:graphic>
          </wp:inline>
        </w:drawing>
      </w:r>
    </w:p>
    <w:p w14:paraId="6FB638B8" w14:textId="190FE294" w:rsidR="00EA4B58" w:rsidRDefault="00BD1ECF" w:rsidP="00BD1ECF">
      <w:pPr>
        <w:pStyle w:val="Caption"/>
        <w:jc w:val="center"/>
      </w:pPr>
      <w:bookmarkStart w:id="34" w:name="_Toc162038966"/>
      <w:r>
        <w:t xml:space="preserve">Figure </w:t>
      </w:r>
      <w:r>
        <w:fldChar w:fldCharType="begin"/>
      </w:r>
      <w:r>
        <w:instrText xml:space="preserve"> SEQ Figure \* ARABIC </w:instrText>
      </w:r>
      <w:r>
        <w:fldChar w:fldCharType="separate"/>
      </w:r>
      <w:r w:rsidR="000D443A">
        <w:rPr>
          <w:noProof/>
        </w:rPr>
        <w:t>11</w:t>
      </w:r>
      <w:r>
        <w:fldChar w:fldCharType="end"/>
      </w:r>
      <w:r>
        <w:t xml:space="preserve">. </w:t>
      </w:r>
      <w:r w:rsidR="000D443A">
        <w:t>The summary of the ANOVA test</w:t>
      </w:r>
      <w:bookmarkEnd w:id="34"/>
    </w:p>
    <w:p w14:paraId="281CA6D7" w14:textId="793516E6" w:rsidR="000E7EEE" w:rsidRDefault="00EB64DD" w:rsidP="00EB64DD">
      <w:pPr>
        <w:rPr>
          <w:sz w:val="26"/>
          <w:szCs w:val="26"/>
        </w:rPr>
      </w:pPr>
      <w:r w:rsidRPr="00EB64DD">
        <w:rPr>
          <w:sz w:val="26"/>
          <w:szCs w:val="26"/>
        </w:rPr>
        <w:t>The summary function in R provides a summary of the results of an ANOVA test</w:t>
      </w:r>
      <w:r w:rsidRPr="00EB64DD">
        <w:rPr>
          <w:sz w:val="26"/>
          <w:szCs w:val="26"/>
        </w:rPr>
        <w:t>:</w:t>
      </w:r>
    </w:p>
    <w:p w14:paraId="6AA47F80" w14:textId="76BD62E8" w:rsidR="003A773C" w:rsidRPr="00C63493" w:rsidRDefault="00C63493" w:rsidP="00E97339">
      <w:pPr>
        <w:pStyle w:val="ListParagraph"/>
        <w:numPr>
          <w:ilvl w:val="0"/>
          <w:numId w:val="16"/>
        </w:numPr>
      </w:pPr>
      <w:r w:rsidRPr="00C63493">
        <w:t xml:space="preserve">The </w:t>
      </w:r>
      <w:proofErr w:type="spellStart"/>
      <w:r w:rsidRPr="00C63493">
        <w:t>Df</w:t>
      </w:r>
      <w:proofErr w:type="spellEnd"/>
      <w:r w:rsidRPr="00C63493">
        <w:t xml:space="preserve"> (Degrees of Freedom): This is the number of values in the final calculation of a statistic that are free to vary.</w:t>
      </w:r>
    </w:p>
    <w:p w14:paraId="28C6EFF0" w14:textId="0DA447F2" w:rsidR="003A773C" w:rsidRDefault="003A773C" w:rsidP="00E97339">
      <w:pPr>
        <w:pStyle w:val="ListParagraph"/>
        <w:numPr>
          <w:ilvl w:val="0"/>
          <w:numId w:val="15"/>
        </w:numPr>
      </w:pPr>
      <w:r w:rsidRPr="003A773C">
        <w:t>Sum Sq (Sum of Squares): This is the sum of the squared deviations from the mean.</w:t>
      </w:r>
    </w:p>
    <w:p w14:paraId="3D3AED06" w14:textId="7E13F934" w:rsidR="00C63493" w:rsidRDefault="00C63493" w:rsidP="00E97339">
      <w:pPr>
        <w:pStyle w:val="ListParagraph"/>
        <w:numPr>
          <w:ilvl w:val="0"/>
          <w:numId w:val="15"/>
        </w:numPr>
      </w:pPr>
      <w:r w:rsidRPr="00C63493">
        <w:t xml:space="preserve">Mean Sq (Mean Square): This is the average of the sum of squares, calculated as Sum Sq divided by </w:t>
      </w:r>
      <w:proofErr w:type="spellStart"/>
      <w:r w:rsidRPr="00C63493">
        <w:t>Df</w:t>
      </w:r>
      <w:proofErr w:type="spellEnd"/>
      <w:r w:rsidRPr="00C63493">
        <w:t>.</w:t>
      </w:r>
    </w:p>
    <w:p w14:paraId="5DDCECDA" w14:textId="77777777" w:rsidR="005215B1" w:rsidRPr="005215B1" w:rsidRDefault="005215B1" w:rsidP="00E97339">
      <w:pPr>
        <w:pStyle w:val="ListParagraph"/>
        <w:numPr>
          <w:ilvl w:val="0"/>
          <w:numId w:val="15"/>
        </w:numPr>
      </w:pPr>
      <w:r w:rsidRPr="005215B1">
        <w:t>F value: This is the test statistic for the ANOVA test. It's calculated as the mean square between the groups divided by the mean square within the groups.</w:t>
      </w:r>
    </w:p>
    <w:p w14:paraId="0009C7AD" w14:textId="476D6765" w:rsidR="00C63493" w:rsidRPr="00D97DD1" w:rsidRDefault="00D97DD1" w:rsidP="00E97339">
      <w:pPr>
        <w:pStyle w:val="ListParagraph"/>
        <w:numPr>
          <w:ilvl w:val="0"/>
          <w:numId w:val="15"/>
        </w:numPr>
      </w:pPr>
      <w:r w:rsidRPr="00D97DD1">
        <w:t>Pr(&gt;F): This is the p-value associated with the F statistic. It's the probability of observing a result as extreme as the one that was actually observed, assuming that the null hypothesis is true.</w:t>
      </w:r>
    </w:p>
    <w:p w14:paraId="4E5D1572" w14:textId="1C9B9CB2" w:rsidR="00661E71" w:rsidRDefault="00DB693D" w:rsidP="00DB693D">
      <w:r>
        <w:rPr>
          <w:sz w:val="26"/>
          <w:szCs w:val="26"/>
        </w:rPr>
        <w:t>R</w:t>
      </w:r>
      <w:r w:rsidRPr="00DB693D">
        <w:rPr>
          <w:sz w:val="26"/>
          <w:szCs w:val="26"/>
        </w:rPr>
        <w:t>esult evaluation</w:t>
      </w:r>
      <w:r>
        <w:rPr>
          <w:sz w:val="26"/>
          <w:szCs w:val="26"/>
        </w:rPr>
        <w:t xml:space="preserve">: </w:t>
      </w:r>
      <w:r w:rsidR="00C9182C" w:rsidRPr="00C9182C">
        <w:rPr>
          <w:sz w:val="26"/>
          <w:szCs w:val="26"/>
        </w:rPr>
        <w:t xml:space="preserve">The </w:t>
      </w:r>
      <w:r w:rsidR="00C9182C">
        <w:rPr>
          <w:sz w:val="26"/>
          <w:szCs w:val="26"/>
        </w:rPr>
        <w:t>ANOVA</w:t>
      </w:r>
      <w:r w:rsidR="00C9182C" w:rsidRPr="00C9182C">
        <w:rPr>
          <w:sz w:val="26"/>
          <w:szCs w:val="26"/>
        </w:rPr>
        <w:t xml:space="preserve"> test </w:t>
      </w:r>
      <w:r w:rsidR="00C9182C">
        <w:rPr>
          <w:sz w:val="26"/>
          <w:szCs w:val="26"/>
        </w:rPr>
        <w:t xml:space="preserve">using </w:t>
      </w:r>
      <w:r w:rsidR="00C9182C" w:rsidRPr="00C9182C">
        <w:rPr>
          <w:sz w:val="26"/>
          <w:szCs w:val="26"/>
        </w:rPr>
        <w:t>R language returned the equivalent F-value when using python</w:t>
      </w:r>
      <w:r w:rsidR="00060EB7">
        <w:rPr>
          <w:sz w:val="26"/>
          <w:szCs w:val="26"/>
        </w:rPr>
        <w:t>, the p-value also indicate</w:t>
      </w:r>
      <w:r w:rsidR="00F92B25">
        <w:rPr>
          <w:sz w:val="26"/>
          <w:szCs w:val="26"/>
        </w:rPr>
        <w:t xml:space="preserve"> </w:t>
      </w:r>
      <w:r w:rsidR="00C234FA">
        <w:rPr>
          <w:sz w:val="26"/>
          <w:szCs w:val="26"/>
        </w:rPr>
        <w:t>very strong evidence</w:t>
      </w:r>
      <w:r w:rsidR="00060EB7" w:rsidRPr="00060EB7">
        <w:t xml:space="preserve"> to reject the null hypothesis</w:t>
      </w:r>
      <w:r w:rsidR="00F92B25">
        <w:t>.</w:t>
      </w:r>
    </w:p>
    <w:p w14:paraId="3541A298" w14:textId="77777777" w:rsidR="0070648E" w:rsidRDefault="0070648E" w:rsidP="00DB693D"/>
    <w:p w14:paraId="706F328E" w14:textId="77777777" w:rsidR="00D0706E" w:rsidRPr="0030189B" w:rsidRDefault="00D0706E" w:rsidP="00D0706E">
      <w:pPr>
        <w:jc w:val="both"/>
        <w:rPr>
          <w:sz w:val="26"/>
          <w:szCs w:val="26"/>
        </w:rPr>
      </w:pPr>
    </w:p>
    <w:bookmarkStart w:id="35" w:name="_Toc162039237" w:displacedByCustomXml="next"/>
    <w:sdt>
      <w:sdtPr>
        <w:rPr>
          <w:rFonts w:eastAsia="Times New Roman" w:cs="Times New Roman"/>
          <w:color w:val="auto"/>
          <w:sz w:val="24"/>
          <w:szCs w:val="24"/>
          <w:lang w:val="vi-VN"/>
        </w:rPr>
        <w:id w:val="735906499"/>
        <w:docPartObj>
          <w:docPartGallery w:val="Bibliographies"/>
          <w:docPartUnique/>
        </w:docPartObj>
      </w:sdtPr>
      <w:sdtEndPr>
        <w:rPr>
          <w:bCs/>
          <w:lang w:val="en-US"/>
        </w:rPr>
      </w:sdtEndPr>
      <w:sdtContent>
        <w:p w14:paraId="7953CFC6" w14:textId="59FBA0B4" w:rsidR="00323F6C" w:rsidRPr="00E35092" w:rsidRDefault="00E56259" w:rsidP="00E35092">
          <w:pPr>
            <w:pStyle w:val="Heading1"/>
          </w:pPr>
          <w:r w:rsidRPr="00E35092">
            <w:t>REFERENCE</w:t>
          </w:r>
          <w:bookmarkEnd w:id="35"/>
        </w:p>
        <w:p w14:paraId="4B7922B7" w14:textId="031AF60B" w:rsidR="00E20608" w:rsidRDefault="00694599" w:rsidP="00E35092">
          <w:hyperlink r:id="rId48" w:history="1">
            <w:r w:rsidRPr="00694599">
              <w:rPr>
                <w:rStyle w:val="Hyperlink"/>
              </w:rPr>
              <w:t>F-Distribution Table used in University of California (U</w:t>
            </w:r>
            <w:r w:rsidRPr="00694599">
              <w:rPr>
                <w:rStyle w:val="Hyperlink"/>
              </w:rPr>
              <w:t>C</w:t>
            </w:r>
            <w:r w:rsidRPr="00694599">
              <w:rPr>
                <w:rStyle w:val="Hyperlink"/>
              </w:rPr>
              <w:t>LA)</w:t>
            </w:r>
          </w:hyperlink>
        </w:p>
        <w:p w14:paraId="6C985E51" w14:textId="167FC91E" w:rsidR="00694599" w:rsidRDefault="001F722D" w:rsidP="00E35092">
          <w:hyperlink r:id="rId49" w:history="1">
            <w:r w:rsidRPr="001F722D">
              <w:rPr>
                <w:rStyle w:val="Hyperlink"/>
              </w:rPr>
              <w:t>How to Perform ANOVA in Python (Explanation and ex</w:t>
            </w:r>
            <w:r w:rsidRPr="001F722D">
              <w:rPr>
                <w:rStyle w:val="Hyperlink"/>
              </w:rPr>
              <w:t>a</w:t>
            </w:r>
            <w:r w:rsidRPr="001F722D">
              <w:rPr>
                <w:rStyle w:val="Hyperlink"/>
              </w:rPr>
              <w:t>mple)</w:t>
            </w:r>
          </w:hyperlink>
        </w:p>
        <w:p w14:paraId="3B365707" w14:textId="1B410ED6" w:rsidR="00A463A6" w:rsidRPr="00017F5F" w:rsidRDefault="00A463A6" w:rsidP="00E35092">
          <w:hyperlink r:id="rId50" w:history="1">
            <w:r w:rsidRPr="00A463A6">
              <w:rPr>
                <w:rStyle w:val="Hyperlink"/>
              </w:rPr>
              <w:t>ANOVA in R | A Complete Step-by-Step Guide with Examples</w:t>
            </w:r>
          </w:hyperlink>
        </w:p>
        <w:p w14:paraId="18F0A256" w14:textId="1D9F9D09" w:rsidR="00545C6F" w:rsidRDefault="00323F6C" w:rsidP="00E35092">
          <w:pPr>
            <w:pStyle w:val="Bibliography"/>
            <w:ind w:left="720" w:hanging="720"/>
            <w:rPr>
              <w:noProof/>
            </w:rPr>
          </w:pPr>
          <w:r>
            <w:fldChar w:fldCharType="begin"/>
          </w:r>
          <w:r>
            <w:instrText>BIBLIOGRAPHY</w:instrText>
          </w:r>
          <w:r>
            <w:fldChar w:fldCharType="separate"/>
          </w:r>
          <w:r w:rsidR="00545C6F">
            <w:rPr>
              <w:noProof/>
            </w:rPr>
            <w:t xml:space="preserve">N.Đ.Thuân. (2023). </w:t>
          </w:r>
          <w:r w:rsidR="00545C6F">
            <w:rPr>
              <w:i/>
              <w:iCs/>
              <w:noProof/>
            </w:rPr>
            <w:t>Chapter 7: Statistical Inference”.page 36, Business data analysis.</w:t>
          </w:r>
        </w:p>
        <w:p w14:paraId="629079DB" w14:textId="0F581C7E" w:rsidR="00545C6F" w:rsidRDefault="00545C6F" w:rsidP="00E35092">
          <w:pPr>
            <w:pStyle w:val="Bibliography"/>
            <w:ind w:left="720" w:hanging="720"/>
            <w:rPr>
              <w:noProof/>
            </w:rPr>
          </w:pPr>
          <w:r>
            <w:rPr>
              <w:noProof/>
            </w:rPr>
            <w:t xml:space="preserve">N.M.Nhut. (2023.). </w:t>
          </w:r>
          <w:r>
            <w:rPr>
              <w:i/>
              <w:iCs/>
              <w:noProof/>
            </w:rPr>
            <w:t>LAB02. INFERENTIAL STATISTICS”.page 9, IS403 – Business data analysis, UIT.</w:t>
          </w:r>
        </w:p>
        <w:p w14:paraId="5B9FC4BD" w14:textId="4249C66B" w:rsidR="00545C6F" w:rsidRDefault="00545C6F" w:rsidP="00E35092">
          <w:pPr>
            <w:pStyle w:val="Bibliography"/>
            <w:ind w:left="720" w:hanging="720"/>
            <w:rPr>
              <w:noProof/>
            </w:rPr>
          </w:pPr>
          <w:r>
            <w:rPr>
              <w:noProof/>
            </w:rPr>
            <w:t xml:space="preserve">N.M.Nhut. (2023). </w:t>
          </w:r>
          <w:r>
            <w:rPr>
              <w:i/>
              <w:iCs/>
              <w:noProof/>
            </w:rPr>
            <w:t>LAB02. INFERENTIAL STATISTICS”.page 12-17, IS403 – Business data analysis, UIT.</w:t>
          </w:r>
        </w:p>
        <w:p w14:paraId="1F56DD56" w14:textId="3387FF8C" w:rsidR="00323F6C" w:rsidRDefault="00323F6C" w:rsidP="00E35092">
          <w:r>
            <w:rPr>
              <w:b/>
              <w:bCs/>
            </w:rPr>
            <w:fldChar w:fldCharType="end"/>
          </w:r>
        </w:p>
      </w:sdtContent>
    </w:sdt>
    <w:p w14:paraId="207F2965" w14:textId="462D29C7" w:rsidR="00EB64DD" w:rsidRPr="00EB64DD" w:rsidRDefault="00EB64DD" w:rsidP="00DB693D">
      <w:pPr>
        <w:rPr>
          <w:sz w:val="26"/>
          <w:szCs w:val="26"/>
          <w:lang w:val="vi-VN"/>
        </w:rPr>
      </w:pPr>
    </w:p>
    <w:sectPr w:rsidR="00EB64DD" w:rsidRPr="00EB64DD" w:rsidSect="004E729D">
      <w:type w:val="continuous"/>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59C05" w14:textId="77777777" w:rsidR="004E729D" w:rsidRDefault="004E729D" w:rsidP="00861844">
      <w:r>
        <w:separator/>
      </w:r>
    </w:p>
  </w:endnote>
  <w:endnote w:type="continuationSeparator" w:id="0">
    <w:p w14:paraId="2B3A2A9B" w14:textId="77777777" w:rsidR="004E729D" w:rsidRDefault="004E729D" w:rsidP="00861844">
      <w:r>
        <w:continuationSeparator/>
      </w:r>
    </w:p>
  </w:endnote>
  <w:endnote w:type="continuationNotice" w:id="1">
    <w:p w14:paraId="05FBADB6" w14:textId="77777777" w:rsidR="004E729D" w:rsidRDefault="004E72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UVN Viet Sach">
    <w:altName w:val="Cambria"/>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793909"/>
      <w:docPartObj>
        <w:docPartGallery w:val="Page Numbers (Bottom of Page)"/>
        <w:docPartUnique/>
      </w:docPartObj>
    </w:sdtPr>
    <w:sdtEndPr>
      <w:rPr>
        <w:noProof/>
      </w:rPr>
    </w:sdtEndPr>
    <w:sdtContent>
      <w:p w14:paraId="4568AEF6" w14:textId="77777777" w:rsidR="00861844" w:rsidRDefault="00861844">
        <w:pPr>
          <w:pStyle w:val="Footer"/>
        </w:pPr>
        <w:r>
          <w:fldChar w:fldCharType="begin"/>
        </w:r>
        <w:r>
          <w:instrText xml:space="preserve"> PAGE   \* MERGEFORMAT </w:instrText>
        </w:r>
        <w:r>
          <w:fldChar w:fldCharType="separate"/>
        </w:r>
        <w:r>
          <w:rPr>
            <w:noProof/>
          </w:rPr>
          <w:t>2</w:t>
        </w:r>
        <w:r>
          <w:rPr>
            <w:noProof/>
          </w:rPr>
          <w:fldChar w:fldCharType="end"/>
        </w:r>
      </w:p>
    </w:sdtContent>
  </w:sdt>
  <w:p w14:paraId="5C0CF55F" w14:textId="77777777" w:rsidR="00861844" w:rsidRDefault="008618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145465"/>
      <w:docPartObj>
        <w:docPartGallery w:val="Page Numbers (Bottom of Page)"/>
        <w:docPartUnique/>
      </w:docPartObj>
    </w:sdtPr>
    <w:sdtEndPr>
      <w:rPr>
        <w:noProof/>
      </w:rPr>
    </w:sdtEndPr>
    <w:sdtContent>
      <w:p w14:paraId="1EA10292" w14:textId="77777777" w:rsidR="0043454C" w:rsidRDefault="004345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EC6BBD" w14:textId="77777777" w:rsidR="00E77DB7" w:rsidRDefault="00E77D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6F7E0" w14:textId="77777777" w:rsidR="0043454C" w:rsidRDefault="0043454C">
    <w:pPr>
      <w:pStyle w:val="Footer"/>
      <w:jc w:val="center"/>
    </w:pPr>
  </w:p>
  <w:p w14:paraId="0A301343" w14:textId="77777777" w:rsidR="00861844" w:rsidRDefault="00861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8C12A" w14:textId="77777777" w:rsidR="004E729D" w:rsidRDefault="004E729D" w:rsidP="00861844">
      <w:r>
        <w:separator/>
      </w:r>
    </w:p>
  </w:footnote>
  <w:footnote w:type="continuationSeparator" w:id="0">
    <w:p w14:paraId="43659B5D" w14:textId="77777777" w:rsidR="004E729D" w:rsidRDefault="004E729D" w:rsidP="00861844">
      <w:r>
        <w:continuationSeparator/>
      </w:r>
    </w:p>
  </w:footnote>
  <w:footnote w:type="continuationNotice" w:id="1">
    <w:p w14:paraId="02195639" w14:textId="77777777" w:rsidR="004E729D" w:rsidRDefault="004E72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DF756" w14:textId="25D35D55" w:rsidR="00CA7E9B" w:rsidRDefault="00C5447F" w:rsidP="00447513">
    <w:pPr>
      <w:pStyle w:val="Header"/>
      <w:tabs>
        <w:tab w:val="left" w:pos="751"/>
      </w:tabs>
    </w:pPr>
    <w:r>
      <w:t>IS</w:t>
    </w:r>
    <w:r w:rsidR="00753927">
      <w:t>40</w:t>
    </w:r>
    <w:r w:rsidR="00FF2FA6">
      <w:t>3</w:t>
    </w:r>
    <w:r w:rsidR="00CA7E9B">
      <w:tab/>
    </w:r>
    <w:r w:rsidR="00447513">
      <w:tab/>
    </w:r>
    <w:r w:rsidR="00CA7E9B">
      <w:tab/>
    </w:r>
    <w:r w:rsidR="008C4DB3" w:rsidRPr="007200CC">
      <w:rPr>
        <w:iCs/>
      </w:rPr>
      <w:t>Data Analysis in Business</w:t>
    </w:r>
  </w:p>
  <w:p w14:paraId="03564655" w14:textId="77777777" w:rsidR="00C5447F" w:rsidRDefault="00C544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2EA8"/>
    <w:multiLevelType w:val="multilevel"/>
    <w:tmpl w:val="5B54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522B8"/>
    <w:multiLevelType w:val="hybridMultilevel"/>
    <w:tmpl w:val="48E87540"/>
    <w:lvl w:ilvl="0" w:tplc="1C2ABC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41529"/>
    <w:multiLevelType w:val="hybridMultilevel"/>
    <w:tmpl w:val="D1B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B1746"/>
    <w:multiLevelType w:val="hybridMultilevel"/>
    <w:tmpl w:val="4B406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02560"/>
    <w:multiLevelType w:val="hybridMultilevel"/>
    <w:tmpl w:val="F8E40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6A42D3"/>
    <w:multiLevelType w:val="multilevel"/>
    <w:tmpl w:val="C7EE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30BF1"/>
    <w:multiLevelType w:val="multilevel"/>
    <w:tmpl w:val="BF80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B4CBE"/>
    <w:multiLevelType w:val="multilevel"/>
    <w:tmpl w:val="CA42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05B14"/>
    <w:multiLevelType w:val="hybridMultilevel"/>
    <w:tmpl w:val="8C4CA8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A0E113E"/>
    <w:multiLevelType w:val="hybridMultilevel"/>
    <w:tmpl w:val="4B848F00"/>
    <w:lvl w:ilvl="0" w:tplc="04090001">
      <w:start w:val="1"/>
      <w:numFmt w:val="bullet"/>
      <w:lvlText w:val=""/>
      <w:lvlJc w:val="left"/>
      <w:pPr>
        <w:ind w:left="1212" w:hanging="360"/>
      </w:pPr>
      <w:rPr>
        <w:rFonts w:ascii="Symbol" w:hAnsi="Symbol"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0" w15:restartNumberingAfterBreak="0">
    <w:nsid w:val="2E3C6F92"/>
    <w:multiLevelType w:val="multilevel"/>
    <w:tmpl w:val="E2C2CAB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03AF3"/>
    <w:multiLevelType w:val="multilevel"/>
    <w:tmpl w:val="8C68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C7960"/>
    <w:multiLevelType w:val="hybridMultilevel"/>
    <w:tmpl w:val="33CA473C"/>
    <w:lvl w:ilvl="0" w:tplc="1C2ABCE8">
      <w:start w:val="1"/>
      <w:numFmt w:val="bullet"/>
      <w:lvlText w:val="-"/>
      <w:lvlJc w:val="left"/>
      <w:pPr>
        <w:ind w:left="1212" w:hanging="360"/>
      </w:pPr>
      <w:rPr>
        <w:rFonts w:ascii="Times New Roman" w:eastAsia="Times New Roman" w:hAnsi="Times New Roman" w:cs="Times New Roman"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3" w15:restartNumberingAfterBreak="0">
    <w:nsid w:val="355B1D2E"/>
    <w:multiLevelType w:val="hybridMultilevel"/>
    <w:tmpl w:val="C4824340"/>
    <w:lvl w:ilvl="0" w:tplc="C902E010">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121890C8">
      <w:start w:val="16"/>
      <w:numFmt w:val="bullet"/>
      <w:lvlText w:val=""/>
      <w:lvlJc w:val="left"/>
      <w:pPr>
        <w:ind w:left="2160" w:hanging="360"/>
      </w:pPr>
      <w:rPr>
        <w:rFonts w:ascii="Wingdings" w:eastAsiaTheme="minorHAnsi" w:hAnsi="Wingding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51A27"/>
    <w:multiLevelType w:val="hybridMultilevel"/>
    <w:tmpl w:val="48FA2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23034C"/>
    <w:multiLevelType w:val="multilevel"/>
    <w:tmpl w:val="56B6DD2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A272491"/>
    <w:multiLevelType w:val="hybridMultilevel"/>
    <w:tmpl w:val="01EE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FA2551"/>
    <w:multiLevelType w:val="hybridMultilevel"/>
    <w:tmpl w:val="73B44050"/>
    <w:lvl w:ilvl="0" w:tplc="C97AEC3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116232"/>
    <w:multiLevelType w:val="multilevel"/>
    <w:tmpl w:val="1A60563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B5572"/>
    <w:multiLevelType w:val="hybridMultilevel"/>
    <w:tmpl w:val="885C9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F66112"/>
    <w:multiLevelType w:val="hybridMultilevel"/>
    <w:tmpl w:val="795C2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2515EE"/>
    <w:multiLevelType w:val="hybridMultilevel"/>
    <w:tmpl w:val="BF3AB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F71BE2"/>
    <w:multiLevelType w:val="multilevel"/>
    <w:tmpl w:val="B31A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A6558"/>
    <w:multiLevelType w:val="hybridMultilevel"/>
    <w:tmpl w:val="719E58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7340327"/>
    <w:multiLevelType w:val="hybridMultilevel"/>
    <w:tmpl w:val="53B6D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BC1BBE"/>
    <w:multiLevelType w:val="hybridMultilevel"/>
    <w:tmpl w:val="1590BDE4"/>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B265DAE"/>
    <w:multiLevelType w:val="hybridMultilevel"/>
    <w:tmpl w:val="ADA89244"/>
    <w:lvl w:ilvl="0" w:tplc="D85036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960419"/>
    <w:multiLevelType w:val="multilevel"/>
    <w:tmpl w:val="AE10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916FD1"/>
    <w:multiLevelType w:val="hybridMultilevel"/>
    <w:tmpl w:val="B59E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944CC9"/>
    <w:multiLevelType w:val="hybridMultilevel"/>
    <w:tmpl w:val="EEEEA5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7B36277"/>
    <w:multiLevelType w:val="multilevel"/>
    <w:tmpl w:val="79D0A27A"/>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ADB7263"/>
    <w:multiLevelType w:val="hybridMultilevel"/>
    <w:tmpl w:val="4132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90A3A"/>
    <w:multiLevelType w:val="hybridMultilevel"/>
    <w:tmpl w:val="28EE84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43212447">
    <w:abstractNumId w:val="21"/>
  </w:num>
  <w:num w:numId="2" w16cid:durableId="672225845">
    <w:abstractNumId w:val="29"/>
  </w:num>
  <w:num w:numId="3" w16cid:durableId="738215325">
    <w:abstractNumId w:val="13"/>
  </w:num>
  <w:num w:numId="4" w16cid:durableId="159732193">
    <w:abstractNumId w:val="26"/>
  </w:num>
  <w:num w:numId="5" w16cid:durableId="1257055527">
    <w:abstractNumId w:val="28"/>
  </w:num>
  <w:num w:numId="6" w16cid:durableId="398671980">
    <w:abstractNumId w:val="16"/>
  </w:num>
  <w:num w:numId="7" w16cid:durableId="2114938558">
    <w:abstractNumId w:val="15"/>
  </w:num>
  <w:num w:numId="8" w16cid:durableId="1562330459">
    <w:abstractNumId w:val="17"/>
  </w:num>
  <w:num w:numId="9" w16cid:durableId="1724794753">
    <w:abstractNumId w:val="18"/>
  </w:num>
  <w:num w:numId="10" w16cid:durableId="540752389">
    <w:abstractNumId w:val="22"/>
  </w:num>
  <w:num w:numId="11" w16cid:durableId="1365327565">
    <w:abstractNumId w:val="1"/>
  </w:num>
  <w:num w:numId="12" w16cid:durableId="375588935">
    <w:abstractNumId w:val="9"/>
  </w:num>
  <w:num w:numId="13" w16cid:durableId="603541942">
    <w:abstractNumId w:val="24"/>
  </w:num>
  <w:num w:numId="14" w16cid:durableId="1080835233">
    <w:abstractNumId w:val="12"/>
  </w:num>
  <w:num w:numId="15" w16cid:durableId="594243382">
    <w:abstractNumId w:val="14"/>
  </w:num>
  <w:num w:numId="16" w16cid:durableId="1345595814">
    <w:abstractNumId w:val="2"/>
  </w:num>
  <w:num w:numId="17" w16cid:durableId="93720129">
    <w:abstractNumId w:val="3"/>
  </w:num>
  <w:num w:numId="18" w16cid:durableId="1229606593">
    <w:abstractNumId w:val="30"/>
  </w:num>
  <w:num w:numId="19" w16cid:durableId="1413970226">
    <w:abstractNumId w:val="20"/>
  </w:num>
  <w:num w:numId="20" w16cid:durableId="665666591">
    <w:abstractNumId w:val="4"/>
  </w:num>
  <w:num w:numId="21" w16cid:durableId="1666862925">
    <w:abstractNumId w:val="10"/>
  </w:num>
  <w:num w:numId="22" w16cid:durableId="1358045915">
    <w:abstractNumId w:val="0"/>
  </w:num>
  <w:num w:numId="23" w16cid:durableId="632371477">
    <w:abstractNumId w:val="8"/>
  </w:num>
  <w:num w:numId="24" w16cid:durableId="327563073">
    <w:abstractNumId w:val="32"/>
  </w:num>
  <w:num w:numId="25" w16cid:durableId="1408840993">
    <w:abstractNumId w:val="31"/>
  </w:num>
  <w:num w:numId="26" w16cid:durableId="2064744352">
    <w:abstractNumId w:val="23"/>
  </w:num>
  <w:num w:numId="27" w16cid:durableId="1637560705">
    <w:abstractNumId w:val="25"/>
  </w:num>
  <w:num w:numId="28" w16cid:durableId="907882421">
    <w:abstractNumId w:val="11"/>
  </w:num>
  <w:num w:numId="29" w16cid:durableId="1687252325">
    <w:abstractNumId w:val="27"/>
  </w:num>
  <w:num w:numId="30" w16cid:durableId="403528069">
    <w:abstractNumId w:val="5"/>
  </w:num>
  <w:num w:numId="31" w16cid:durableId="517961398">
    <w:abstractNumId w:val="6"/>
  </w:num>
  <w:num w:numId="32" w16cid:durableId="279069361">
    <w:abstractNumId w:val="7"/>
  </w:num>
  <w:num w:numId="33" w16cid:durableId="153966208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226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685"/>
    <w:rsid w:val="00000418"/>
    <w:rsid w:val="00000814"/>
    <w:rsid w:val="00001CC3"/>
    <w:rsid w:val="00003C9D"/>
    <w:rsid w:val="00003FD3"/>
    <w:rsid w:val="00004DBC"/>
    <w:rsid w:val="00006A0E"/>
    <w:rsid w:val="00007158"/>
    <w:rsid w:val="0001033D"/>
    <w:rsid w:val="00013294"/>
    <w:rsid w:val="000137DE"/>
    <w:rsid w:val="0001476A"/>
    <w:rsid w:val="00014A24"/>
    <w:rsid w:val="000150B6"/>
    <w:rsid w:val="00015E41"/>
    <w:rsid w:val="00015F07"/>
    <w:rsid w:val="000160D3"/>
    <w:rsid w:val="00016A89"/>
    <w:rsid w:val="00017F5F"/>
    <w:rsid w:val="000206E5"/>
    <w:rsid w:val="00021143"/>
    <w:rsid w:val="00021C01"/>
    <w:rsid w:val="0002266D"/>
    <w:rsid w:val="00023409"/>
    <w:rsid w:val="00024A47"/>
    <w:rsid w:val="00027724"/>
    <w:rsid w:val="00027F77"/>
    <w:rsid w:val="00032215"/>
    <w:rsid w:val="000335DD"/>
    <w:rsid w:val="000336B0"/>
    <w:rsid w:val="000338E8"/>
    <w:rsid w:val="00035B48"/>
    <w:rsid w:val="00036802"/>
    <w:rsid w:val="0003746E"/>
    <w:rsid w:val="00040AE6"/>
    <w:rsid w:val="00040AEF"/>
    <w:rsid w:val="000441DB"/>
    <w:rsid w:val="000450C1"/>
    <w:rsid w:val="00050087"/>
    <w:rsid w:val="000505FA"/>
    <w:rsid w:val="0005105F"/>
    <w:rsid w:val="00051BAF"/>
    <w:rsid w:val="00051CEC"/>
    <w:rsid w:val="000520A2"/>
    <w:rsid w:val="000522E3"/>
    <w:rsid w:val="000526B4"/>
    <w:rsid w:val="000539D5"/>
    <w:rsid w:val="000543C6"/>
    <w:rsid w:val="00055F96"/>
    <w:rsid w:val="0005600F"/>
    <w:rsid w:val="000565EE"/>
    <w:rsid w:val="000570D4"/>
    <w:rsid w:val="0005719A"/>
    <w:rsid w:val="000605E2"/>
    <w:rsid w:val="00060EB7"/>
    <w:rsid w:val="000617A7"/>
    <w:rsid w:val="0006187D"/>
    <w:rsid w:val="00061EB4"/>
    <w:rsid w:val="00062D04"/>
    <w:rsid w:val="0006375A"/>
    <w:rsid w:val="0006377F"/>
    <w:rsid w:val="00064D6F"/>
    <w:rsid w:val="000663B2"/>
    <w:rsid w:val="00066847"/>
    <w:rsid w:val="0007483A"/>
    <w:rsid w:val="00074F29"/>
    <w:rsid w:val="00075EBF"/>
    <w:rsid w:val="00076B08"/>
    <w:rsid w:val="00076CE3"/>
    <w:rsid w:val="00076E99"/>
    <w:rsid w:val="00081420"/>
    <w:rsid w:val="00081A4A"/>
    <w:rsid w:val="00081FDD"/>
    <w:rsid w:val="00082B9E"/>
    <w:rsid w:val="00082CF2"/>
    <w:rsid w:val="000835BB"/>
    <w:rsid w:val="0008438F"/>
    <w:rsid w:val="0008741B"/>
    <w:rsid w:val="00087631"/>
    <w:rsid w:val="00091B1A"/>
    <w:rsid w:val="00092F1A"/>
    <w:rsid w:val="000932A1"/>
    <w:rsid w:val="00093B0F"/>
    <w:rsid w:val="00094AB6"/>
    <w:rsid w:val="00094B93"/>
    <w:rsid w:val="00095352"/>
    <w:rsid w:val="00097972"/>
    <w:rsid w:val="00097D5E"/>
    <w:rsid w:val="000A0605"/>
    <w:rsid w:val="000A075F"/>
    <w:rsid w:val="000A39E0"/>
    <w:rsid w:val="000A3E74"/>
    <w:rsid w:val="000A59A9"/>
    <w:rsid w:val="000B0330"/>
    <w:rsid w:val="000B1BD8"/>
    <w:rsid w:val="000B1C66"/>
    <w:rsid w:val="000B30B3"/>
    <w:rsid w:val="000B4087"/>
    <w:rsid w:val="000B4368"/>
    <w:rsid w:val="000B596C"/>
    <w:rsid w:val="000B7D8F"/>
    <w:rsid w:val="000C0822"/>
    <w:rsid w:val="000C17B9"/>
    <w:rsid w:val="000C32A4"/>
    <w:rsid w:val="000C3A06"/>
    <w:rsid w:val="000C4258"/>
    <w:rsid w:val="000C654C"/>
    <w:rsid w:val="000C6D8D"/>
    <w:rsid w:val="000C72CA"/>
    <w:rsid w:val="000C7463"/>
    <w:rsid w:val="000D2ABD"/>
    <w:rsid w:val="000D443A"/>
    <w:rsid w:val="000D5F8D"/>
    <w:rsid w:val="000D74F0"/>
    <w:rsid w:val="000D7619"/>
    <w:rsid w:val="000E0404"/>
    <w:rsid w:val="000E3A52"/>
    <w:rsid w:val="000E42DB"/>
    <w:rsid w:val="000E50E7"/>
    <w:rsid w:val="000E6C06"/>
    <w:rsid w:val="000E7EEE"/>
    <w:rsid w:val="000F1710"/>
    <w:rsid w:val="000F277D"/>
    <w:rsid w:val="000F4289"/>
    <w:rsid w:val="000F42B9"/>
    <w:rsid w:val="000F4329"/>
    <w:rsid w:val="000F43E3"/>
    <w:rsid w:val="000F522E"/>
    <w:rsid w:val="000F5C9E"/>
    <w:rsid w:val="000F611D"/>
    <w:rsid w:val="000F7BE4"/>
    <w:rsid w:val="000F7D6E"/>
    <w:rsid w:val="00100128"/>
    <w:rsid w:val="001019FC"/>
    <w:rsid w:val="00101C58"/>
    <w:rsid w:val="001035C5"/>
    <w:rsid w:val="00106518"/>
    <w:rsid w:val="00111890"/>
    <w:rsid w:val="0011338F"/>
    <w:rsid w:val="001145C3"/>
    <w:rsid w:val="00114611"/>
    <w:rsid w:val="00115CEC"/>
    <w:rsid w:val="00120E3C"/>
    <w:rsid w:val="00121AD5"/>
    <w:rsid w:val="00122171"/>
    <w:rsid w:val="00122B9F"/>
    <w:rsid w:val="001239C6"/>
    <w:rsid w:val="00124B86"/>
    <w:rsid w:val="00124DE8"/>
    <w:rsid w:val="0012563C"/>
    <w:rsid w:val="00125C11"/>
    <w:rsid w:val="00126ED6"/>
    <w:rsid w:val="00126FBC"/>
    <w:rsid w:val="00130712"/>
    <w:rsid w:val="00130AA6"/>
    <w:rsid w:val="001325FD"/>
    <w:rsid w:val="0013327C"/>
    <w:rsid w:val="0013355B"/>
    <w:rsid w:val="001335C1"/>
    <w:rsid w:val="00134D31"/>
    <w:rsid w:val="00135D5C"/>
    <w:rsid w:val="00136952"/>
    <w:rsid w:val="0014070B"/>
    <w:rsid w:val="001418F9"/>
    <w:rsid w:val="00141D18"/>
    <w:rsid w:val="0014218B"/>
    <w:rsid w:val="001432C0"/>
    <w:rsid w:val="0014343D"/>
    <w:rsid w:val="001434F4"/>
    <w:rsid w:val="00143FD7"/>
    <w:rsid w:val="0014453F"/>
    <w:rsid w:val="001447C1"/>
    <w:rsid w:val="00147764"/>
    <w:rsid w:val="001503C0"/>
    <w:rsid w:val="00152B40"/>
    <w:rsid w:val="001530BC"/>
    <w:rsid w:val="0015342C"/>
    <w:rsid w:val="001534DB"/>
    <w:rsid w:val="00153F43"/>
    <w:rsid w:val="001554DD"/>
    <w:rsid w:val="00160D8F"/>
    <w:rsid w:val="00160F8D"/>
    <w:rsid w:val="001615F4"/>
    <w:rsid w:val="00162530"/>
    <w:rsid w:val="00163D3F"/>
    <w:rsid w:val="00167353"/>
    <w:rsid w:val="001677C4"/>
    <w:rsid w:val="00170748"/>
    <w:rsid w:val="001713D6"/>
    <w:rsid w:val="00174346"/>
    <w:rsid w:val="0017545F"/>
    <w:rsid w:val="00175BBB"/>
    <w:rsid w:val="00177098"/>
    <w:rsid w:val="00177C8F"/>
    <w:rsid w:val="001809A1"/>
    <w:rsid w:val="0018105B"/>
    <w:rsid w:val="00181C70"/>
    <w:rsid w:val="0018275E"/>
    <w:rsid w:val="00183454"/>
    <w:rsid w:val="0018385C"/>
    <w:rsid w:val="00184D6A"/>
    <w:rsid w:val="001854CF"/>
    <w:rsid w:val="00185D77"/>
    <w:rsid w:val="001878D9"/>
    <w:rsid w:val="00187A0E"/>
    <w:rsid w:val="00191898"/>
    <w:rsid w:val="00191B6F"/>
    <w:rsid w:val="0019419D"/>
    <w:rsid w:val="0019426C"/>
    <w:rsid w:val="00194927"/>
    <w:rsid w:val="001949DF"/>
    <w:rsid w:val="001959CA"/>
    <w:rsid w:val="001961D2"/>
    <w:rsid w:val="00196ED7"/>
    <w:rsid w:val="001970E3"/>
    <w:rsid w:val="00197E67"/>
    <w:rsid w:val="00197F81"/>
    <w:rsid w:val="001A09A2"/>
    <w:rsid w:val="001A0B7A"/>
    <w:rsid w:val="001A0C97"/>
    <w:rsid w:val="001A0FFA"/>
    <w:rsid w:val="001A24AF"/>
    <w:rsid w:val="001A3002"/>
    <w:rsid w:val="001A33E4"/>
    <w:rsid w:val="001A35C5"/>
    <w:rsid w:val="001A3A04"/>
    <w:rsid w:val="001A4026"/>
    <w:rsid w:val="001A4CF4"/>
    <w:rsid w:val="001A54EE"/>
    <w:rsid w:val="001A6EF7"/>
    <w:rsid w:val="001A73F1"/>
    <w:rsid w:val="001B5372"/>
    <w:rsid w:val="001B5C53"/>
    <w:rsid w:val="001C00A3"/>
    <w:rsid w:val="001C0BBF"/>
    <w:rsid w:val="001C0F94"/>
    <w:rsid w:val="001C12EB"/>
    <w:rsid w:val="001C2217"/>
    <w:rsid w:val="001C579F"/>
    <w:rsid w:val="001C680E"/>
    <w:rsid w:val="001C6DC9"/>
    <w:rsid w:val="001C7A9A"/>
    <w:rsid w:val="001D005D"/>
    <w:rsid w:val="001D0568"/>
    <w:rsid w:val="001D1B55"/>
    <w:rsid w:val="001D2511"/>
    <w:rsid w:val="001D3BAC"/>
    <w:rsid w:val="001D3EE4"/>
    <w:rsid w:val="001D4175"/>
    <w:rsid w:val="001D4605"/>
    <w:rsid w:val="001D53D0"/>
    <w:rsid w:val="001E06B5"/>
    <w:rsid w:val="001E3325"/>
    <w:rsid w:val="001E3722"/>
    <w:rsid w:val="001E5A9D"/>
    <w:rsid w:val="001E5BED"/>
    <w:rsid w:val="001E6342"/>
    <w:rsid w:val="001E640A"/>
    <w:rsid w:val="001E6699"/>
    <w:rsid w:val="001E6950"/>
    <w:rsid w:val="001F009D"/>
    <w:rsid w:val="001F0582"/>
    <w:rsid w:val="001F0A0B"/>
    <w:rsid w:val="001F3022"/>
    <w:rsid w:val="001F3BC4"/>
    <w:rsid w:val="001F4F5B"/>
    <w:rsid w:val="001F5219"/>
    <w:rsid w:val="001F5BAD"/>
    <w:rsid w:val="001F6470"/>
    <w:rsid w:val="001F6908"/>
    <w:rsid w:val="001F722D"/>
    <w:rsid w:val="001F7BDC"/>
    <w:rsid w:val="001F7F55"/>
    <w:rsid w:val="00202581"/>
    <w:rsid w:val="00204A77"/>
    <w:rsid w:val="00205929"/>
    <w:rsid w:val="00205F05"/>
    <w:rsid w:val="00206EED"/>
    <w:rsid w:val="00207053"/>
    <w:rsid w:val="0021000D"/>
    <w:rsid w:val="0021015B"/>
    <w:rsid w:val="0021087C"/>
    <w:rsid w:val="00210E0F"/>
    <w:rsid w:val="00211E3C"/>
    <w:rsid w:val="0021212E"/>
    <w:rsid w:val="00212333"/>
    <w:rsid w:val="00212CE1"/>
    <w:rsid w:val="00213542"/>
    <w:rsid w:val="0021381E"/>
    <w:rsid w:val="0021449D"/>
    <w:rsid w:val="00214BCA"/>
    <w:rsid w:val="00215CCE"/>
    <w:rsid w:val="00220431"/>
    <w:rsid w:val="002204C5"/>
    <w:rsid w:val="00220814"/>
    <w:rsid w:val="00220E5D"/>
    <w:rsid w:val="00223090"/>
    <w:rsid w:val="00224FD8"/>
    <w:rsid w:val="002254B5"/>
    <w:rsid w:val="0022565D"/>
    <w:rsid w:val="002256F8"/>
    <w:rsid w:val="00225F2B"/>
    <w:rsid w:val="0022638C"/>
    <w:rsid w:val="002279C6"/>
    <w:rsid w:val="0023015D"/>
    <w:rsid w:val="0023019C"/>
    <w:rsid w:val="00230D65"/>
    <w:rsid w:val="00231D19"/>
    <w:rsid w:val="00232A4A"/>
    <w:rsid w:val="00232DC3"/>
    <w:rsid w:val="00234C9E"/>
    <w:rsid w:val="0023518F"/>
    <w:rsid w:val="0023676F"/>
    <w:rsid w:val="00240186"/>
    <w:rsid w:val="00243165"/>
    <w:rsid w:val="002439C6"/>
    <w:rsid w:val="00243F9A"/>
    <w:rsid w:val="00244F58"/>
    <w:rsid w:val="00245094"/>
    <w:rsid w:val="00246C6D"/>
    <w:rsid w:val="00252804"/>
    <w:rsid w:val="00252AFE"/>
    <w:rsid w:val="00252DC0"/>
    <w:rsid w:val="002536B3"/>
    <w:rsid w:val="00256FA6"/>
    <w:rsid w:val="002575A2"/>
    <w:rsid w:val="00262712"/>
    <w:rsid w:val="00263943"/>
    <w:rsid w:val="00263C42"/>
    <w:rsid w:val="002641EA"/>
    <w:rsid w:val="0026456A"/>
    <w:rsid w:val="00265DEA"/>
    <w:rsid w:val="00266576"/>
    <w:rsid w:val="00266916"/>
    <w:rsid w:val="00270727"/>
    <w:rsid w:val="00270EE9"/>
    <w:rsid w:val="00272ABA"/>
    <w:rsid w:val="00275043"/>
    <w:rsid w:val="00275577"/>
    <w:rsid w:val="00277343"/>
    <w:rsid w:val="002774B3"/>
    <w:rsid w:val="00277AA8"/>
    <w:rsid w:val="00277AC8"/>
    <w:rsid w:val="0028067C"/>
    <w:rsid w:val="00283011"/>
    <w:rsid w:val="00283623"/>
    <w:rsid w:val="00284188"/>
    <w:rsid w:val="00284A81"/>
    <w:rsid w:val="00285E93"/>
    <w:rsid w:val="00287311"/>
    <w:rsid w:val="00290AFA"/>
    <w:rsid w:val="002964CB"/>
    <w:rsid w:val="00297B23"/>
    <w:rsid w:val="00297BB5"/>
    <w:rsid w:val="002A05CD"/>
    <w:rsid w:val="002A19D9"/>
    <w:rsid w:val="002A1E14"/>
    <w:rsid w:val="002A2963"/>
    <w:rsid w:val="002A30C3"/>
    <w:rsid w:val="002A53BE"/>
    <w:rsid w:val="002A657A"/>
    <w:rsid w:val="002A6FED"/>
    <w:rsid w:val="002B0132"/>
    <w:rsid w:val="002B0DC7"/>
    <w:rsid w:val="002B0FD6"/>
    <w:rsid w:val="002B23A6"/>
    <w:rsid w:val="002B32B6"/>
    <w:rsid w:val="002B60AC"/>
    <w:rsid w:val="002B6554"/>
    <w:rsid w:val="002B78AC"/>
    <w:rsid w:val="002C0FFD"/>
    <w:rsid w:val="002C1824"/>
    <w:rsid w:val="002C28E4"/>
    <w:rsid w:val="002C2E68"/>
    <w:rsid w:val="002C5CCE"/>
    <w:rsid w:val="002C781E"/>
    <w:rsid w:val="002D069E"/>
    <w:rsid w:val="002D132A"/>
    <w:rsid w:val="002D1ACA"/>
    <w:rsid w:val="002D3459"/>
    <w:rsid w:val="002D386A"/>
    <w:rsid w:val="002D5A90"/>
    <w:rsid w:val="002D6F62"/>
    <w:rsid w:val="002D7B97"/>
    <w:rsid w:val="002E1653"/>
    <w:rsid w:val="002E1BED"/>
    <w:rsid w:val="002E26AC"/>
    <w:rsid w:val="002E4921"/>
    <w:rsid w:val="002E5EC3"/>
    <w:rsid w:val="002E62E1"/>
    <w:rsid w:val="002E7F9E"/>
    <w:rsid w:val="002F3A2B"/>
    <w:rsid w:val="002F46CB"/>
    <w:rsid w:val="002F4722"/>
    <w:rsid w:val="002F653D"/>
    <w:rsid w:val="00300F22"/>
    <w:rsid w:val="00301757"/>
    <w:rsid w:val="0030189B"/>
    <w:rsid w:val="00302C66"/>
    <w:rsid w:val="003071B6"/>
    <w:rsid w:val="003102DE"/>
    <w:rsid w:val="003141C8"/>
    <w:rsid w:val="00315601"/>
    <w:rsid w:val="00315895"/>
    <w:rsid w:val="00315D26"/>
    <w:rsid w:val="00316A68"/>
    <w:rsid w:val="0031705F"/>
    <w:rsid w:val="00317BE1"/>
    <w:rsid w:val="003207E2"/>
    <w:rsid w:val="00320B2B"/>
    <w:rsid w:val="0032241F"/>
    <w:rsid w:val="00323ECC"/>
    <w:rsid w:val="00323F6C"/>
    <w:rsid w:val="00324068"/>
    <w:rsid w:val="00324539"/>
    <w:rsid w:val="0032455B"/>
    <w:rsid w:val="00326170"/>
    <w:rsid w:val="003267E8"/>
    <w:rsid w:val="003268E4"/>
    <w:rsid w:val="00326954"/>
    <w:rsid w:val="00331EE8"/>
    <w:rsid w:val="003331F7"/>
    <w:rsid w:val="00334F1D"/>
    <w:rsid w:val="003417F0"/>
    <w:rsid w:val="0034275E"/>
    <w:rsid w:val="00343F49"/>
    <w:rsid w:val="00345F9C"/>
    <w:rsid w:val="00346316"/>
    <w:rsid w:val="00347B55"/>
    <w:rsid w:val="00350445"/>
    <w:rsid w:val="00350991"/>
    <w:rsid w:val="00350C78"/>
    <w:rsid w:val="00351AD2"/>
    <w:rsid w:val="00351FFF"/>
    <w:rsid w:val="00352344"/>
    <w:rsid w:val="00352FC2"/>
    <w:rsid w:val="00353916"/>
    <w:rsid w:val="00353E13"/>
    <w:rsid w:val="003549EF"/>
    <w:rsid w:val="00356AFE"/>
    <w:rsid w:val="00360BA0"/>
    <w:rsid w:val="00361B7F"/>
    <w:rsid w:val="00362B5A"/>
    <w:rsid w:val="00365066"/>
    <w:rsid w:val="0036510C"/>
    <w:rsid w:val="003665C4"/>
    <w:rsid w:val="00366691"/>
    <w:rsid w:val="003744C8"/>
    <w:rsid w:val="003753AD"/>
    <w:rsid w:val="00375642"/>
    <w:rsid w:val="0037715F"/>
    <w:rsid w:val="0037753A"/>
    <w:rsid w:val="00381039"/>
    <w:rsid w:val="00381154"/>
    <w:rsid w:val="00382305"/>
    <w:rsid w:val="00383875"/>
    <w:rsid w:val="00383954"/>
    <w:rsid w:val="00384F63"/>
    <w:rsid w:val="00385780"/>
    <w:rsid w:val="0038602B"/>
    <w:rsid w:val="0039039F"/>
    <w:rsid w:val="00390407"/>
    <w:rsid w:val="0039100B"/>
    <w:rsid w:val="00392848"/>
    <w:rsid w:val="003931B8"/>
    <w:rsid w:val="003941BF"/>
    <w:rsid w:val="003979A9"/>
    <w:rsid w:val="00397E08"/>
    <w:rsid w:val="003A0C10"/>
    <w:rsid w:val="003A121F"/>
    <w:rsid w:val="003A1FBE"/>
    <w:rsid w:val="003A63B9"/>
    <w:rsid w:val="003A699D"/>
    <w:rsid w:val="003A7364"/>
    <w:rsid w:val="003A773C"/>
    <w:rsid w:val="003A7951"/>
    <w:rsid w:val="003B078F"/>
    <w:rsid w:val="003B0D6F"/>
    <w:rsid w:val="003B38E4"/>
    <w:rsid w:val="003B3A66"/>
    <w:rsid w:val="003B4AF4"/>
    <w:rsid w:val="003B6F85"/>
    <w:rsid w:val="003B7788"/>
    <w:rsid w:val="003B7798"/>
    <w:rsid w:val="003B78EA"/>
    <w:rsid w:val="003C3790"/>
    <w:rsid w:val="003C435F"/>
    <w:rsid w:val="003C56A4"/>
    <w:rsid w:val="003C5817"/>
    <w:rsid w:val="003D0CE6"/>
    <w:rsid w:val="003D1DFC"/>
    <w:rsid w:val="003D1EB9"/>
    <w:rsid w:val="003D44A0"/>
    <w:rsid w:val="003D44E0"/>
    <w:rsid w:val="003D7B2B"/>
    <w:rsid w:val="003E0394"/>
    <w:rsid w:val="003E054A"/>
    <w:rsid w:val="003E17EB"/>
    <w:rsid w:val="003E2892"/>
    <w:rsid w:val="003E4E0E"/>
    <w:rsid w:val="003E4F25"/>
    <w:rsid w:val="003E65D1"/>
    <w:rsid w:val="003E733F"/>
    <w:rsid w:val="003E7355"/>
    <w:rsid w:val="003F0D76"/>
    <w:rsid w:val="003F0F81"/>
    <w:rsid w:val="003F6872"/>
    <w:rsid w:val="003F6B2B"/>
    <w:rsid w:val="00401536"/>
    <w:rsid w:val="00403E31"/>
    <w:rsid w:val="00404126"/>
    <w:rsid w:val="00404392"/>
    <w:rsid w:val="00405CFB"/>
    <w:rsid w:val="00405DD6"/>
    <w:rsid w:val="00411737"/>
    <w:rsid w:val="00412924"/>
    <w:rsid w:val="004130FD"/>
    <w:rsid w:val="00413EAF"/>
    <w:rsid w:val="00415D54"/>
    <w:rsid w:val="004160E6"/>
    <w:rsid w:val="00416A29"/>
    <w:rsid w:val="00416AC8"/>
    <w:rsid w:val="004213E3"/>
    <w:rsid w:val="00422143"/>
    <w:rsid w:val="004221F1"/>
    <w:rsid w:val="00424AD2"/>
    <w:rsid w:val="00427EA9"/>
    <w:rsid w:val="004307CC"/>
    <w:rsid w:val="00432264"/>
    <w:rsid w:val="00432425"/>
    <w:rsid w:val="00432757"/>
    <w:rsid w:val="00432CBE"/>
    <w:rsid w:val="004332E4"/>
    <w:rsid w:val="004342F6"/>
    <w:rsid w:val="0043454C"/>
    <w:rsid w:val="0043557F"/>
    <w:rsid w:val="004368C5"/>
    <w:rsid w:val="00436B23"/>
    <w:rsid w:val="004370E8"/>
    <w:rsid w:val="00437693"/>
    <w:rsid w:val="004378F2"/>
    <w:rsid w:val="004407BF"/>
    <w:rsid w:val="00441F61"/>
    <w:rsid w:val="00442543"/>
    <w:rsid w:val="0044417C"/>
    <w:rsid w:val="00444A71"/>
    <w:rsid w:val="00444CE0"/>
    <w:rsid w:val="00445E45"/>
    <w:rsid w:val="004465E6"/>
    <w:rsid w:val="00447513"/>
    <w:rsid w:val="00450489"/>
    <w:rsid w:val="004505EC"/>
    <w:rsid w:val="00450833"/>
    <w:rsid w:val="00450DA2"/>
    <w:rsid w:val="00451305"/>
    <w:rsid w:val="004541DA"/>
    <w:rsid w:val="0045450C"/>
    <w:rsid w:val="004546CE"/>
    <w:rsid w:val="00456146"/>
    <w:rsid w:val="00456176"/>
    <w:rsid w:val="00456CEC"/>
    <w:rsid w:val="004578BC"/>
    <w:rsid w:val="004608E7"/>
    <w:rsid w:val="0046094E"/>
    <w:rsid w:val="00460BD6"/>
    <w:rsid w:val="00461198"/>
    <w:rsid w:val="004626F2"/>
    <w:rsid w:val="00463494"/>
    <w:rsid w:val="004638B7"/>
    <w:rsid w:val="00463BE1"/>
    <w:rsid w:val="00463CAD"/>
    <w:rsid w:val="0046479B"/>
    <w:rsid w:val="004651CF"/>
    <w:rsid w:val="004673CC"/>
    <w:rsid w:val="00467638"/>
    <w:rsid w:val="0047007E"/>
    <w:rsid w:val="00471967"/>
    <w:rsid w:val="004734F0"/>
    <w:rsid w:val="00473F76"/>
    <w:rsid w:val="004758C1"/>
    <w:rsid w:val="00477726"/>
    <w:rsid w:val="004777B7"/>
    <w:rsid w:val="00477DDB"/>
    <w:rsid w:val="004802F8"/>
    <w:rsid w:val="004806D5"/>
    <w:rsid w:val="00480B7F"/>
    <w:rsid w:val="00481905"/>
    <w:rsid w:val="00482085"/>
    <w:rsid w:val="00482D06"/>
    <w:rsid w:val="00482EE7"/>
    <w:rsid w:val="0048348C"/>
    <w:rsid w:val="004849F5"/>
    <w:rsid w:val="00484EEC"/>
    <w:rsid w:val="00484EF6"/>
    <w:rsid w:val="004858CB"/>
    <w:rsid w:val="004862AE"/>
    <w:rsid w:val="00486574"/>
    <w:rsid w:val="004865B4"/>
    <w:rsid w:val="00490132"/>
    <w:rsid w:val="0049045A"/>
    <w:rsid w:val="00491123"/>
    <w:rsid w:val="00493AB3"/>
    <w:rsid w:val="004948EB"/>
    <w:rsid w:val="00494A14"/>
    <w:rsid w:val="004955AB"/>
    <w:rsid w:val="004A273B"/>
    <w:rsid w:val="004A28C5"/>
    <w:rsid w:val="004A2B9A"/>
    <w:rsid w:val="004A31E0"/>
    <w:rsid w:val="004A32EA"/>
    <w:rsid w:val="004A35D1"/>
    <w:rsid w:val="004A3852"/>
    <w:rsid w:val="004A5988"/>
    <w:rsid w:val="004A705E"/>
    <w:rsid w:val="004A75DE"/>
    <w:rsid w:val="004A7782"/>
    <w:rsid w:val="004B0AB3"/>
    <w:rsid w:val="004B0D20"/>
    <w:rsid w:val="004B0F85"/>
    <w:rsid w:val="004B2B59"/>
    <w:rsid w:val="004B2B90"/>
    <w:rsid w:val="004B2BEA"/>
    <w:rsid w:val="004B3F43"/>
    <w:rsid w:val="004B4291"/>
    <w:rsid w:val="004B4795"/>
    <w:rsid w:val="004B493E"/>
    <w:rsid w:val="004B4C98"/>
    <w:rsid w:val="004B54D6"/>
    <w:rsid w:val="004B76EF"/>
    <w:rsid w:val="004B78D5"/>
    <w:rsid w:val="004B7CA4"/>
    <w:rsid w:val="004C09B6"/>
    <w:rsid w:val="004C0A82"/>
    <w:rsid w:val="004C0AF5"/>
    <w:rsid w:val="004C1445"/>
    <w:rsid w:val="004C190E"/>
    <w:rsid w:val="004C2D54"/>
    <w:rsid w:val="004C3FF6"/>
    <w:rsid w:val="004C5923"/>
    <w:rsid w:val="004C6C6C"/>
    <w:rsid w:val="004D0480"/>
    <w:rsid w:val="004D06C5"/>
    <w:rsid w:val="004D0C6F"/>
    <w:rsid w:val="004D0F56"/>
    <w:rsid w:val="004D1277"/>
    <w:rsid w:val="004D1F5C"/>
    <w:rsid w:val="004D2250"/>
    <w:rsid w:val="004D231E"/>
    <w:rsid w:val="004D28B2"/>
    <w:rsid w:val="004D28B5"/>
    <w:rsid w:val="004D32AC"/>
    <w:rsid w:val="004D55BF"/>
    <w:rsid w:val="004D5D74"/>
    <w:rsid w:val="004D61A1"/>
    <w:rsid w:val="004D68E3"/>
    <w:rsid w:val="004D70FB"/>
    <w:rsid w:val="004E0135"/>
    <w:rsid w:val="004E085B"/>
    <w:rsid w:val="004E0DB3"/>
    <w:rsid w:val="004E4D1C"/>
    <w:rsid w:val="004E5C5C"/>
    <w:rsid w:val="004E6234"/>
    <w:rsid w:val="004E729D"/>
    <w:rsid w:val="004F00C7"/>
    <w:rsid w:val="004F1A3D"/>
    <w:rsid w:val="004F2975"/>
    <w:rsid w:val="004F4414"/>
    <w:rsid w:val="004F5918"/>
    <w:rsid w:val="004F5D1C"/>
    <w:rsid w:val="004F6268"/>
    <w:rsid w:val="004F6B45"/>
    <w:rsid w:val="00500524"/>
    <w:rsid w:val="00501212"/>
    <w:rsid w:val="00501B9E"/>
    <w:rsid w:val="005023F2"/>
    <w:rsid w:val="005024BA"/>
    <w:rsid w:val="00502F4E"/>
    <w:rsid w:val="005037B3"/>
    <w:rsid w:val="00503998"/>
    <w:rsid w:val="00503F23"/>
    <w:rsid w:val="00503FF8"/>
    <w:rsid w:val="005050F3"/>
    <w:rsid w:val="0050585B"/>
    <w:rsid w:val="0051029C"/>
    <w:rsid w:val="005108C6"/>
    <w:rsid w:val="00510C53"/>
    <w:rsid w:val="00512608"/>
    <w:rsid w:val="0051342E"/>
    <w:rsid w:val="00514718"/>
    <w:rsid w:val="005150B5"/>
    <w:rsid w:val="00515CB6"/>
    <w:rsid w:val="00515DCC"/>
    <w:rsid w:val="005202CB"/>
    <w:rsid w:val="005215B1"/>
    <w:rsid w:val="00521AF2"/>
    <w:rsid w:val="00522B3D"/>
    <w:rsid w:val="0052576A"/>
    <w:rsid w:val="00527EB7"/>
    <w:rsid w:val="00527FBC"/>
    <w:rsid w:val="00530EEE"/>
    <w:rsid w:val="005316F8"/>
    <w:rsid w:val="005322C9"/>
    <w:rsid w:val="0053260B"/>
    <w:rsid w:val="00533CB6"/>
    <w:rsid w:val="0053426A"/>
    <w:rsid w:val="00536AA0"/>
    <w:rsid w:val="0053732F"/>
    <w:rsid w:val="00541152"/>
    <w:rsid w:val="0054138A"/>
    <w:rsid w:val="00543D93"/>
    <w:rsid w:val="00545015"/>
    <w:rsid w:val="005459D3"/>
    <w:rsid w:val="00545C6F"/>
    <w:rsid w:val="005461CD"/>
    <w:rsid w:val="0054740A"/>
    <w:rsid w:val="005474C7"/>
    <w:rsid w:val="00551291"/>
    <w:rsid w:val="0055269E"/>
    <w:rsid w:val="005526E2"/>
    <w:rsid w:val="00552AC1"/>
    <w:rsid w:val="005531BB"/>
    <w:rsid w:val="00554D54"/>
    <w:rsid w:val="00555FAF"/>
    <w:rsid w:val="005563FA"/>
    <w:rsid w:val="005609D1"/>
    <w:rsid w:val="00560FA9"/>
    <w:rsid w:val="00561542"/>
    <w:rsid w:val="005648C3"/>
    <w:rsid w:val="00564ACE"/>
    <w:rsid w:val="005652F9"/>
    <w:rsid w:val="00565359"/>
    <w:rsid w:val="0056709F"/>
    <w:rsid w:val="00567445"/>
    <w:rsid w:val="00567CFA"/>
    <w:rsid w:val="00570BF2"/>
    <w:rsid w:val="00571A73"/>
    <w:rsid w:val="005723CB"/>
    <w:rsid w:val="00574318"/>
    <w:rsid w:val="00576FED"/>
    <w:rsid w:val="00577D71"/>
    <w:rsid w:val="00577F78"/>
    <w:rsid w:val="00582551"/>
    <w:rsid w:val="00583B5F"/>
    <w:rsid w:val="005847FB"/>
    <w:rsid w:val="0058534B"/>
    <w:rsid w:val="0058545C"/>
    <w:rsid w:val="00590E07"/>
    <w:rsid w:val="00595D76"/>
    <w:rsid w:val="0059706B"/>
    <w:rsid w:val="00597AB6"/>
    <w:rsid w:val="00597FFA"/>
    <w:rsid w:val="005A168F"/>
    <w:rsid w:val="005A23C9"/>
    <w:rsid w:val="005A26FF"/>
    <w:rsid w:val="005A2C01"/>
    <w:rsid w:val="005A5AE0"/>
    <w:rsid w:val="005A6019"/>
    <w:rsid w:val="005B0557"/>
    <w:rsid w:val="005B4275"/>
    <w:rsid w:val="005B43E3"/>
    <w:rsid w:val="005B44CF"/>
    <w:rsid w:val="005B5341"/>
    <w:rsid w:val="005B593E"/>
    <w:rsid w:val="005B5AF4"/>
    <w:rsid w:val="005B69E3"/>
    <w:rsid w:val="005B6B2A"/>
    <w:rsid w:val="005B71A4"/>
    <w:rsid w:val="005B7759"/>
    <w:rsid w:val="005C380A"/>
    <w:rsid w:val="005C58FC"/>
    <w:rsid w:val="005C5BF9"/>
    <w:rsid w:val="005C707E"/>
    <w:rsid w:val="005D0F99"/>
    <w:rsid w:val="005D18EA"/>
    <w:rsid w:val="005D29F7"/>
    <w:rsid w:val="005D5B81"/>
    <w:rsid w:val="005D705B"/>
    <w:rsid w:val="005D7BC7"/>
    <w:rsid w:val="005D7DF8"/>
    <w:rsid w:val="005E1862"/>
    <w:rsid w:val="005E3C37"/>
    <w:rsid w:val="005E4A7E"/>
    <w:rsid w:val="005E7F3C"/>
    <w:rsid w:val="005F0684"/>
    <w:rsid w:val="005F0923"/>
    <w:rsid w:val="005F1B00"/>
    <w:rsid w:val="005F2204"/>
    <w:rsid w:val="005F2F57"/>
    <w:rsid w:val="005F50A8"/>
    <w:rsid w:val="005F6101"/>
    <w:rsid w:val="005F73EB"/>
    <w:rsid w:val="005F7951"/>
    <w:rsid w:val="00600082"/>
    <w:rsid w:val="006009CE"/>
    <w:rsid w:val="00600EEB"/>
    <w:rsid w:val="00601FD5"/>
    <w:rsid w:val="00602988"/>
    <w:rsid w:val="00603495"/>
    <w:rsid w:val="006039F9"/>
    <w:rsid w:val="00603D33"/>
    <w:rsid w:val="006040BF"/>
    <w:rsid w:val="006049D2"/>
    <w:rsid w:val="00604BFD"/>
    <w:rsid w:val="006068EE"/>
    <w:rsid w:val="00607215"/>
    <w:rsid w:val="006103D6"/>
    <w:rsid w:val="00611636"/>
    <w:rsid w:val="00611988"/>
    <w:rsid w:val="00614184"/>
    <w:rsid w:val="00615DD3"/>
    <w:rsid w:val="00616069"/>
    <w:rsid w:val="00616AAD"/>
    <w:rsid w:val="00621582"/>
    <w:rsid w:val="006259A3"/>
    <w:rsid w:val="00626475"/>
    <w:rsid w:val="00627A00"/>
    <w:rsid w:val="00627A7D"/>
    <w:rsid w:val="00627B2B"/>
    <w:rsid w:val="006306CE"/>
    <w:rsid w:val="0063094A"/>
    <w:rsid w:val="0063280B"/>
    <w:rsid w:val="006337BB"/>
    <w:rsid w:val="00633E65"/>
    <w:rsid w:val="0063412F"/>
    <w:rsid w:val="0063422D"/>
    <w:rsid w:val="00635505"/>
    <w:rsid w:val="00635C24"/>
    <w:rsid w:val="00635C8A"/>
    <w:rsid w:val="00637642"/>
    <w:rsid w:val="006379A9"/>
    <w:rsid w:val="00640D05"/>
    <w:rsid w:val="00641612"/>
    <w:rsid w:val="00644696"/>
    <w:rsid w:val="00644C94"/>
    <w:rsid w:val="00646458"/>
    <w:rsid w:val="006479CE"/>
    <w:rsid w:val="0065100B"/>
    <w:rsid w:val="006531D7"/>
    <w:rsid w:val="006535A9"/>
    <w:rsid w:val="00653654"/>
    <w:rsid w:val="00653C9C"/>
    <w:rsid w:val="00654779"/>
    <w:rsid w:val="006559A3"/>
    <w:rsid w:val="006559BA"/>
    <w:rsid w:val="00655A20"/>
    <w:rsid w:val="00655B80"/>
    <w:rsid w:val="00656321"/>
    <w:rsid w:val="00657656"/>
    <w:rsid w:val="00657D18"/>
    <w:rsid w:val="006609FA"/>
    <w:rsid w:val="00661E71"/>
    <w:rsid w:val="00662362"/>
    <w:rsid w:val="00663970"/>
    <w:rsid w:val="00663DF9"/>
    <w:rsid w:val="00664E37"/>
    <w:rsid w:val="00665CBC"/>
    <w:rsid w:val="00671D1A"/>
    <w:rsid w:val="006727C7"/>
    <w:rsid w:val="0067564B"/>
    <w:rsid w:val="0068159A"/>
    <w:rsid w:val="00681EE9"/>
    <w:rsid w:val="006845DE"/>
    <w:rsid w:val="00685D86"/>
    <w:rsid w:val="006868A7"/>
    <w:rsid w:val="006906A7"/>
    <w:rsid w:val="00690D1D"/>
    <w:rsid w:val="00690EE6"/>
    <w:rsid w:val="00691293"/>
    <w:rsid w:val="00692F11"/>
    <w:rsid w:val="00694599"/>
    <w:rsid w:val="00697B9B"/>
    <w:rsid w:val="00697D50"/>
    <w:rsid w:val="00697F54"/>
    <w:rsid w:val="006A07C2"/>
    <w:rsid w:val="006A093F"/>
    <w:rsid w:val="006A10B2"/>
    <w:rsid w:val="006A13A8"/>
    <w:rsid w:val="006A1F22"/>
    <w:rsid w:val="006A1F4F"/>
    <w:rsid w:val="006A255F"/>
    <w:rsid w:val="006A3361"/>
    <w:rsid w:val="006A3DF7"/>
    <w:rsid w:val="006B067F"/>
    <w:rsid w:val="006B0A01"/>
    <w:rsid w:val="006B1348"/>
    <w:rsid w:val="006B1D77"/>
    <w:rsid w:val="006B413B"/>
    <w:rsid w:val="006B46DC"/>
    <w:rsid w:val="006B6AC7"/>
    <w:rsid w:val="006C13A8"/>
    <w:rsid w:val="006C39EF"/>
    <w:rsid w:val="006C433A"/>
    <w:rsid w:val="006C545E"/>
    <w:rsid w:val="006C674D"/>
    <w:rsid w:val="006C701D"/>
    <w:rsid w:val="006D17F7"/>
    <w:rsid w:val="006D1853"/>
    <w:rsid w:val="006D3405"/>
    <w:rsid w:val="006D36B7"/>
    <w:rsid w:val="006D374F"/>
    <w:rsid w:val="006D5468"/>
    <w:rsid w:val="006D57B8"/>
    <w:rsid w:val="006D65CB"/>
    <w:rsid w:val="006E02E7"/>
    <w:rsid w:val="006E032F"/>
    <w:rsid w:val="006E26C6"/>
    <w:rsid w:val="006E5C99"/>
    <w:rsid w:val="006E67BA"/>
    <w:rsid w:val="006E777F"/>
    <w:rsid w:val="006E7B0A"/>
    <w:rsid w:val="006F0915"/>
    <w:rsid w:val="006F1384"/>
    <w:rsid w:val="006F13A0"/>
    <w:rsid w:val="006F1873"/>
    <w:rsid w:val="006F25EC"/>
    <w:rsid w:val="006F4095"/>
    <w:rsid w:val="006F4102"/>
    <w:rsid w:val="006F43E5"/>
    <w:rsid w:val="006F56CD"/>
    <w:rsid w:val="006F5B43"/>
    <w:rsid w:val="006F6992"/>
    <w:rsid w:val="006F761A"/>
    <w:rsid w:val="006F7FF5"/>
    <w:rsid w:val="007025B1"/>
    <w:rsid w:val="00703C01"/>
    <w:rsid w:val="00704B67"/>
    <w:rsid w:val="00705AAC"/>
    <w:rsid w:val="0070648E"/>
    <w:rsid w:val="007067F7"/>
    <w:rsid w:val="00706D16"/>
    <w:rsid w:val="00707BDB"/>
    <w:rsid w:val="00707F27"/>
    <w:rsid w:val="00710099"/>
    <w:rsid w:val="00710BD4"/>
    <w:rsid w:val="007110DD"/>
    <w:rsid w:val="00711881"/>
    <w:rsid w:val="007126E6"/>
    <w:rsid w:val="00713205"/>
    <w:rsid w:val="00714FAF"/>
    <w:rsid w:val="00715EE4"/>
    <w:rsid w:val="0071690E"/>
    <w:rsid w:val="0072022C"/>
    <w:rsid w:val="00722572"/>
    <w:rsid w:val="00722B6D"/>
    <w:rsid w:val="0072422F"/>
    <w:rsid w:val="007250DF"/>
    <w:rsid w:val="0072695D"/>
    <w:rsid w:val="00726FE6"/>
    <w:rsid w:val="00727191"/>
    <w:rsid w:val="007272CF"/>
    <w:rsid w:val="00727BF6"/>
    <w:rsid w:val="00727E3E"/>
    <w:rsid w:val="00727F32"/>
    <w:rsid w:val="00735FF3"/>
    <w:rsid w:val="0073651C"/>
    <w:rsid w:val="00736616"/>
    <w:rsid w:val="00736924"/>
    <w:rsid w:val="007400A3"/>
    <w:rsid w:val="00740F40"/>
    <w:rsid w:val="007433DE"/>
    <w:rsid w:val="00743475"/>
    <w:rsid w:val="007434B4"/>
    <w:rsid w:val="00743970"/>
    <w:rsid w:val="00744291"/>
    <w:rsid w:val="007502EE"/>
    <w:rsid w:val="007503FE"/>
    <w:rsid w:val="007517CB"/>
    <w:rsid w:val="00751E7C"/>
    <w:rsid w:val="007533D2"/>
    <w:rsid w:val="007535D1"/>
    <w:rsid w:val="00753927"/>
    <w:rsid w:val="00753EA1"/>
    <w:rsid w:val="007563F7"/>
    <w:rsid w:val="00761860"/>
    <w:rsid w:val="0076284D"/>
    <w:rsid w:val="00763EB5"/>
    <w:rsid w:val="007659CA"/>
    <w:rsid w:val="00766AB3"/>
    <w:rsid w:val="007708B7"/>
    <w:rsid w:val="00771716"/>
    <w:rsid w:val="00772C2D"/>
    <w:rsid w:val="00773072"/>
    <w:rsid w:val="007735BF"/>
    <w:rsid w:val="0077429A"/>
    <w:rsid w:val="007751A1"/>
    <w:rsid w:val="00775FD9"/>
    <w:rsid w:val="00776C06"/>
    <w:rsid w:val="00776DF6"/>
    <w:rsid w:val="00776F48"/>
    <w:rsid w:val="00780EFA"/>
    <w:rsid w:val="00781BD9"/>
    <w:rsid w:val="00781F23"/>
    <w:rsid w:val="00783077"/>
    <w:rsid w:val="00783468"/>
    <w:rsid w:val="00783F36"/>
    <w:rsid w:val="00783F4F"/>
    <w:rsid w:val="00784550"/>
    <w:rsid w:val="007848E2"/>
    <w:rsid w:val="00784EDD"/>
    <w:rsid w:val="00790A8F"/>
    <w:rsid w:val="00791B39"/>
    <w:rsid w:val="00791F2B"/>
    <w:rsid w:val="00791FD6"/>
    <w:rsid w:val="00792FF8"/>
    <w:rsid w:val="00793220"/>
    <w:rsid w:val="00793AE3"/>
    <w:rsid w:val="00794D78"/>
    <w:rsid w:val="007952E6"/>
    <w:rsid w:val="007965A7"/>
    <w:rsid w:val="007A0A2F"/>
    <w:rsid w:val="007A0E62"/>
    <w:rsid w:val="007A18DE"/>
    <w:rsid w:val="007A2FA9"/>
    <w:rsid w:val="007A432E"/>
    <w:rsid w:val="007A680D"/>
    <w:rsid w:val="007A76D0"/>
    <w:rsid w:val="007B034A"/>
    <w:rsid w:val="007B03A3"/>
    <w:rsid w:val="007B1580"/>
    <w:rsid w:val="007B574D"/>
    <w:rsid w:val="007B701C"/>
    <w:rsid w:val="007C0F96"/>
    <w:rsid w:val="007C2A28"/>
    <w:rsid w:val="007C4787"/>
    <w:rsid w:val="007D15A8"/>
    <w:rsid w:val="007D1D6B"/>
    <w:rsid w:val="007D2DF2"/>
    <w:rsid w:val="007D37B7"/>
    <w:rsid w:val="007D3EA2"/>
    <w:rsid w:val="007D508B"/>
    <w:rsid w:val="007D5C17"/>
    <w:rsid w:val="007D6858"/>
    <w:rsid w:val="007D6871"/>
    <w:rsid w:val="007D7685"/>
    <w:rsid w:val="007E0105"/>
    <w:rsid w:val="007E02CB"/>
    <w:rsid w:val="007E07D1"/>
    <w:rsid w:val="007E36F3"/>
    <w:rsid w:val="007E38CE"/>
    <w:rsid w:val="007E5433"/>
    <w:rsid w:val="007E5D09"/>
    <w:rsid w:val="007F2067"/>
    <w:rsid w:val="007F27F4"/>
    <w:rsid w:val="007F30DE"/>
    <w:rsid w:val="007F36AB"/>
    <w:rsid w:val="007F4099"/>
    <w:rsid w:val="007F5701"/>
    <w:rsid w:val="007F770D"/>
    <w:rsid w:val="007F776E"/>
    <w:rsid w:val="00800220"/>
    <w:rsid w:val="00800AA2"/>
    <w:rsid w:val="00802F12"/>
    <w:rsid w:val="008060F0"/>
    <w:rsid w:val="00806A5A"/>
    <w:rsid w:val="00806C35"/>
    <w:rsid w:val="00806D8C"/>
    <w:rsid w:val="00810AEC"/>
    <w:rsid w:val="00813144"/>
    <w:rsid w:val="00813D63"/>
    <w:rsid w:val="00813F17"/>
    <w:rsid w:val="00814A6F"/>
    <w:rsid w:val="008179BD"/>
    <w:rsid w:val="00817F87"/>
    <w:rsid w:val="0082115F"/>
    <w:rsid w:val="00823F53"/>
    <w:rsid w:val="00825B6B"/>
    <w:rsid w:val="0082667D"/>
    <w:rsid w:val="00826880"/>
    <w:rsid w:val="00832295"/>
    <w:rsid w:val="0083292F"/>
    <w:rsid w:val="008330A3"/>
    <w:rsid w:val="008338B4"/>
    <w:rsid w:val="00835B18"/>
    <w:rsid w:val="00835B21"/>
    <w:rsid w:val="008360AE"/>
    <w:rsid w:val="0083611C"/>
    <w:rsid w:val="00836B75"/>
    <w:rsid w:val="00836CDA"/>
    <w:rsid w:val="00837422"/>
    <w:rsid w:val="00837CED"/>
    <w:rsid w:val="0084147D"/>
    <w:rsid w:val="00841787"/>
    <w:rsid w:val="00841EFB"/>
    <w:rsid w:val="0084281D"/>
    <w:rsid w:val="00842B9C"/>
    <w:rsid w:val="00844172"/>
    <w:rsid w:val="008445ED"/>
    <w:rsid w:val="008449F0"/>
    <w:rsid w:val="00844B61"/>
    <w:rsid w:val="00844BD9"/>
    <w:rsid w:val="00847A86"/>
    <w:rsid w:val="0085011E"/>
    <w:rsid w:val="00850EFD"/>
    <w:rsid w:val="00851944"/>
    <w:rsid w:val="008519C9"/>
    <w:rsid w:val="008542CA"/>
    <w:rsid w:val="0085511C"/>
    <w:rsid w:val="00856FAF"/>
    <w:rsid w:val="00857F88"/>
    <w:rsid w:val="008607B0"/>
    <w:rsid w:val="00860E31"/>
    <w:rsid w:val="00861844"/>
    <w:rsid w:val="0086225B"/>
    <w:rsid w:val="00862366"/>
    <w:rsid w:val="00862770"/>
    <w:rsid w:val="00864C6A"/>
    <w:rsid w:val="00865A01"/>
    <w:rsid w:val="00867C93"/>
    <w:rsid w:val="00871DFA"/>
    <w:rsid w:val="00872000"/>
    <w:rsid w:val="00872099"/>
    <w:rsid w:val="00872E78"/>
    <w:rsid w:val="0087472D"/>
    <w:rsid w:val="00875882"/>
    <w:rsid w:val="00875F51"/>
    <w:rsid w:val="00876375"/>
    <w:rsid w:val="0087718A"/>
    <w:rsid w:val="00880164"/>
    <w:rsid w:val="00880AE5"/>
    <w:rsid w:val="00882DB8"/>
    <w:rsid w:val="0088302B"/>
    <w:rsid w:val="00883109"/>
    <w:rsid w:val="00883FB3"/>
    <w:rsid w:val="00884A73"/>
    <w:rsid w:val="00885AA7"/>
    <w:rsid w:val="00886290"/>
    <w:rsid w:val="00886B67"/>
    <w:rsid w:val="00886F00"/>
    <w:rsid w:val="00890E1E"/>
    <w:rsid w:val="0089566C"/>
    <w:rsid w:val="00895F97"/>
    <w:rsid w:val="008972BF"/>
    <w:rsid w:val="00897D3C"/>
    <w:rsid w:val="008A0F79"/>
    <w:rsid w:val="008A1DEB"/>
    <w:rsid w:val="008A22A4"/>
    <w:rsid w:val="008A2721"/>
    <w:rsid w:val="008A3843"/>
    <w:rsid w:val="008A3935"/>
    <w:rsid w:val="008A4139"/>
    <w:rsid w:val="008A5B5B"/>
    <w:rsid w:val="008A60B0"/>
    <w:rsid w:val="008A6C47"/>
    <w:rsid w:val="008B1263"/>
    <w:rsid w:val="008B2498"/>
    <w:rsid w:val="008B2660"/>
    <w:rsid w:val="008B4751"/>
    <w:rsid w:val="008B5E46"/>
    <w:rsid w:val="008B5FF5"/>
    <w:rsid w:val="008B64E3"/>
    <w:rsid w:val="008B75A8"/>
    <w:rsid w:val="008C1E16"/>
    <w:rsid w:val="008C3015"/>
    <w:rsid w:val="008C3105"/>
    <w:rsid w:val="008C3C32"/>
    <w:rsid w:val="008C4DB3"/>
    <w:rsid w:val="008C53CD"/>
    <w:rsid w:val="008C7091"/>
    <w:rsid w:val="008C75C2"/>
    <w:rsid w:val="008D05BD"/>
    <w:rsid w:val="008D14A7"/>
    <w:rsid w:val="008D1F14"/>
    <w:rsid w:val="008D1F7C"/>
    <w:rsid w:val="008D2CD9"/>
    <w:rsid w:val="008D3215"/>
    <w:rsid w:val="008D3A7A"/>
    <w:rsid w:val="008D5A24"/>
    <w:rsid w:val="008D6935"/>
    <w:rsid w:val="008E0B6A"/>
    <w:rsid w:val="008E0D3B"/>
    <w:rsid w:val="008E4406"/>
    <w:rsid w:val="008E460E"/>
    <w:rsid w:val="008E4DC3"/>
    <w:rsid w:val="008E4FAA"/>
    <w:rsid w:val="008E5466"/>
    <w:rsid w:val="008E5B4C"/>
    <w:rsid w:val="008F0C9B"/>
    <w:rsid w:val="008F292E"/>
    <w:rsid w:val="008F29B8"/>
    <w:rsid w:val="008F2A90"/>
    <w:rsid w:val="008F473C"/>
    <w:rsid w:val="008F519D"/>
    <w:rsid w:val="008F6B1C"/>
    <w:rsid w:val="008F72CD"/>
    <w:rsid w:val="00901D12"/>
    <w:rsid w:val="00903532"/>
    <w:rsid w:val="00904B05"/>
    <w:rsid w:val="00907B2D"/>
    <w:rsid w:val="009104A2"/>
    <w:rsid w:val="00911419"/>
    <w:rsid w:val="00911470"/>
    <w:rsid w:val="00911D5F"/>
    <w:rsid w:val="009128A8"/>
    <w:rsid w:val="00912AB6"/>
    <w:rsid w:val="00913048"/>
    <w:rsid w:val="009134DF"/>
    <w:rsid w:val="00913D06"/>
    <w:rsid w:val="00914B4F"/>
    <w:rsid w:val="009168EA"/>
    <w:rsid w:val="009203BF"/>
    <w:rsid w:val="009206C9"/>
    <w:rsid w:val="00921ED6"/>
    <w:rsid w:val="0092267B"/>
    <w:rsid w:val="0092306F"/>
    <w:rsid w:val="00923D0F"/>
    <w:rsid w:val="009267B9"/>
    <w:rsid w:val="00927A73"/>
    <w:rsid w:val="009303C6"/>
    <w:rsid w:val="00931029"/>
    <w:rsid w:val="0093198D"/>
    <w:rsid w:val="00931D83"/>
    <w:rsid w:val="009322CA"/>
    <w:rsid w:val="009357D3"/>
    <w:rsid w:val="00935942"/>
    <w:rsid w:val="00935AF4"/>
    <w:rsid w:val="00936A9D"/>
    <w:rsid w:val="00940475"/>
    <w:rsid w:val="00940A92"/>
    <w:rsid w:val="009414C7"/>
    <w:rsid w:val="00941615"/>
    <w:rsid w:val="00941CBA"/>
    <w:rsid w:val="009431CD"/>
    <w:rsid w:val="0094424E"/>
    <w:rsid w:val="009471E8"/>
    <w:rsid w:val="00947224"/>
    <w:rsid w:val="009477B4"/>
    <w:rsid w:val="00947C92"/>
    <w:rsid w:val="00950045"/>
    <w:rsid w:val="00951054"/>
    <w:rsid w:val="009519B2"/>
    <w:rsid w:val="00951EF6"/>
    <w:rsid w:val="00952CCB"/>
    <w:rsid w:val="00953E86"/>
    <w:rsid w:val="00954A68"/>
    <w:rsid w:val="00955C7B"/>
    <w:rsid w:val="0095611D"/>
    <w:rsid w:val="00956292"/>
    <w:rsid w:val="0095662C"/>
    <w:rsid w:val="009573F8"/>
    <w:rsid w:val="00962EF9"/>
    <w:rsid w:val="009639CD"/>
    <w:rsid w:val="00964DD2"/>
    <w:rsid w:val="00965A07"/>
    <w:rsid w:val="0096605F"/>
    <w:rsid w:val="00967A97"/>
    <w:rsid w:val="00970B6C"/>
    <w:rsid w:val="00970DF7"/>
    <w:rsid w:val="00970E08"/>
    <w:rsid w:val="0097108C"/>
    <w:rsid w:val="00971A05"/>
    <w:rsid w:val="00972B6E"/>
    <w:rsid w:val="00973DD3"/>
    <w:rsid w:val="0097739C"/>
    <w:rsid w:val="00980ED6"/>
    <w:rsid w:val="00981BB1"/>
    <w:rsid w:val="00982F47"/>
    <w:rsid w:val="009846F0"/>
    <w:rsid w:val="00984BD5"/>
    <w:rsid w:val="009871BD"/>
    <w:rsid w:val="00990779"/>
    <w:rsid w:val="00992848"/>
    <w:rsid w:val="00993E9F"/>
    <w:rsid w:val="009951EC"/>
    <w:rsid w:val="00996461"/>
    <w:rsid w:val="009A0CDA"/>
    <w:rsid w:val="009A149C"/>
    <w:rsid w:val="009A1B4C"/>
    <w:rsid w:val="009A266A"/>
    <w:rsid w:val="009A279B"/>
    <w:rsid w:val="009A3B56"/>
    <w:rsid w:val="009A47AC"/>
    <w:rsid w:val="009A58EC"/>
    <w:rsid w:val="009A749E"/>
    <w:rsid w:val="009B0759"/>
    <w:rsid w:val="009B49FE"/>
    <w:rsid w:val="009B5A3C"/>
    <w:rsid w:val="009B6C0F"/>
    <w:rsid w:val="009B6CB1"/>
    <w:rsid w:val="009B746E"/>
    <w:rsid w:val="009C10CC"/>
    <w:rsid w:val="009C1258"/>
    <w:rsid w:val="009C28F4"/>
    <w:rsid w:val="009C36D9"/>
    <w:rsid w:val="009C5B5C"/>
    <w:rsid w:val="009C642D"/>
    <w:rsid w:val="009C7D27"/>
    <w:rsid w:val="009D6029"/>
    <w:rsid w:val="009D792F"/>
    <w:rsid w:val="009E05A8"/>
    <w:rsid w:val="009E0ADB"/>
    <w:rsid w:val="009E1F30"/>
    <w:rsid w:val="009E30C5"/>
    <w:rsid w:val="009E50E8"/>
    <w:rsid w:val="009E630F"/>
    <w:rsid w:val="009E6EAF"/>
    <w:rsid w:val="009F2785"/>
    <w:rsid w:val="009F34CF"/>
    <w:rsid w:val="009F4E6D"/>
    <w:rsid w:val="009F58A0"/>
    <w:rsid w:val="009F5941"/>
    <w:rsid w:val="009F5F54"/>
    <w:rsid w:val="009F6606"/>
    <w:rsid w:val="009F748A"/>
    <w:rsid w:val="009F77E1"/>
    <w:rsid w:val="00A01C9E"/>
    <w:rsid w:val="00A01D24"/>
    <w:rsid w:val="00A01FAD"/>
    <w:rsid w:val="00A02791"/>
    <w:rsid w:val="00A02CE0"/>
    <w:rsid w:val="00A02F04"/>
    <w:rsid w:val="00A0332E"/>
    <w:rsid w:val="00A039CD"/>
    <w:rsid w:val="00A03BBF"/>
    <w:rsid w:val="00A047E2"/>
    <w:rsid w:val="00A05E23"/>
    <w:rsid w:val="00A06B17"/>
    <w:rsid w:val="00A078C8"/>
    <w:rsid w:val="00A13461"/>
    <w:rsid w:val="00A1533D"/>
    <w:rsid w:val="00A15EC9"/>
    <w:rsid w:val="00A17772"/>
    <w:rsid w:val="00A20F23"/>
    <w:rsid w:val="00A2431A"/>
    <w:rsid w:val="00A251A3"/>
    <w:rsid w:val="00A269C6"/>
    <w:rsid w:val="00A269CD"/>
    <w:rsid w:val="00A26D7D"/>
    <w:rsid w:val="00A27B51"/>
    <w:rsid w:val="00A306D2"/>
    <w:rsid w:val="00A308C2"/>
    <w:rsid w:val="00A317A1"/>
    <w:rsid w:val="00A3185E"/>
    <w:rsid w:val="00A31C9D"/>
    <w:rsid w:val="00A32FF2"/>
    <w:rsid w:val="00A33A4A"/>
    <w:rsid w:val="00A33CBB"/>
    <w:rsid w:val="00A33EB6"/>
    <w:rsid w:val="00A34AE7"/>
    <w:rsid w:val="00A35016"/>
    <w:rsid w:val="00A353B6"/>
    <w:rsid w:val="00A35D62"/>
    <w:rsid w:val="00A36421"/>
    <w:rsid w:val="00A368A0"/>
    <w:rsid w:val="00A37E85"/>
    <w:rsid w:val="00A40530"/>
    <w:rsid w:val="00A418DD"/>
    <w:rsid w:val="00A418F3"/>
    <w:rsid w:val="00A41D04"/>
    <w:rsid w:val="00A4297B"/>
    <w:rsid w:val="00A42ADF"/>
    <w:rsid w:val="00A436AB"/>
    <w:rsid w:val="00A43CA7"/>
    <w:rsid w:val="00A44197"/>
    <w:rsid w:val="00A45492"/>
    <w:rsid w:val="00A4587C"/>
    <w:rsid w:val="00A46044"/>
    <w:rsid w:val="00A463A6"/>
    <w:rsid w:val="00A50B51"/>
    <w:rsid w:val="00A50E11"/>
    <w:rsid w:val="00A51AA1"/>
    <w:rsid w:val="00A52804"/>
    <w:rsid w:val="00A52827"/>
    <w:rsid w:val="00A5311C"/>
    <w:rsid w:val="00A531EE"/>
    <w:rsid w:val="00A5337B"/>
    <w:rsid w:val="00A53703"/>
    <w:rsid w:val="00A53AF3"/>
    <w:rsid w:val="00A541F0"/>
    <w:rsid w:val="00A54E0F"/>
    <w:rsid w:val="00A54FB1"/>
    <w:rsid w:val="00A5646C"/>
    <w:rsid w:val="00A57E4F"/>
    <w:rsid w:val="00A600AE"/>
    <w:rsid w:val="00A61C7E"/>
    <w:rsid w:val="00A61CAB"/>
    <w:rsid w:val="00A62BAD"/>
    <w:rsid w:val="00A631D3"/>
    <w:rsid w:val="00A639EC"/>
    <w:rsid w:val="00A63AA3"/>
    <w:rsid w:val="00A63F79"/>
    <w:rsid w:val="00A65F1C"/>
    <w:rsid w:val="00A6602A"/>
    <w:rsid w:val="00A701CA"/>
    <w:rsid w:val="00A71C41"/>
    <w:rsid w:val="00A724AC"/>
    <w:rsid w:val="00A733B8"/>
    <w:rsid w:val="00A73C87"/>
    <w:rsid w:val="00A73D20"/>
    <w:rsid w:val="00A73E24"/>
    <w:rsid w:val="00A75EC6"/>
    <w:rsid w:val="00A77880"/>
    <w:rsid w:val="00A80509"/>
    <w:rsid w:val="00A82A36"/>
    <w:rsid w:val="00A82A68"/>
    <w:rsid w:val="00A83A63"/>
    <w:rsid w:val="00A9021F"/>
    <w:rsid w:val="00A90BE4"/>
    <w:rsid w:val="00A90EF3"/>
    <w:rsid w:val="00A91F40"/>
    <w:rsid w:val="00A91F6A"/>
    <w:rsid w:val="00A92038"/>
    <w:rsid w:val="00A93070"/>
    <w:rsid w:val="00A940E0"/>
    <w:rsid w:val="00A94266"/>
    <w:rsid w:val="00A95047"/>
    <w:rsid w:val="00A96366"/>
    <w:rsid w:val="00A97A7F"/>
    <w:rsid w:val="00AA0F2F"/>
    <w:rsid w:val="00AA1121"/>
    <w:rsid w:val="00AA5B45"/>
    <w:rsid w:val="00AA6895"/>
    <w:rsid w:val="00AB28C7"/>
    <w:rsid w:val="00AB54A6"/>
    <w:rsid w:val="00AB7CE8"/>
    <w:rsid w:val="00AC0825"/>
    <w:rsid w:val="00AC1990"/>
    <w:rsid w:val="00AC1AE6"/>
    <w:rsid w:val="00AC39C9"/>
    <w:rsid w:val="00AC4771"/>
    <w:rsid w:val="00AC53E6"/>
    <w:rsid w:val="00AC5860"/>
    <w:rsid w:val="00AC617F"/>
    <w:rsid w:val="00AC6D96"/>
    <w:rsid w:val="00AD0C93"/>
    <w:rsid w:val="00AD1A4A"/>
    <w:rsid w:val="00AD4953"/>
    <w:rsid w:val="00AD6C2B"/>
    <w:rsid w:val="00AD6DD9"/>
    <w:rsid w:val="00AD71E9"/>
    <w:rsid w:val="00AD7522"/>
    <w:rsid w:val="00AD764B"/>
    <w:rsid w:val="00AE0491"/>
    <w:rsid w:val="00AE0D6C"/>
    <w:rsid w:val="00AE10CB"/>
    <w:rsid w:val="00AE15CB"/>
    <w:rsid w:val="00AE26D3"/>
    <w:rsid w:val="00AE2B54"/>
    <w:rsid w:val="00AE3F0A"/>
    <w:rsid w:val="00AE653D"/>
    <w:rsid w:val="00AE75E6"/>
    <w:rsid w:val="00AF029B"/>
    <w:rsid w:val="00AF0C8B"/>
    <w:rsid w:val="00AF1C57"/>
    <w:rsid w:val="00AF1FA4"/>
    <w:rsid w:val="00AF2877"/>
    <w:rsid w:val="00AF2F1D"/>
    <w:rsid w:val="00AF5CE1"/>
    <w:rsid w:val="00AF6073"/>
    <w:rsid w:val="00AF72D3"/>
    <w:rsid w:val="00B00D12"/>
    <w:rsid w:val="00B015E0"/>
    <w:rsid w:val="00B038E2"/>
    <w:rsid w:val="00B03E12"/>
    <w:rsid w:val="00B0472C"/>
    <w:rsid w:val="00B0606D"/>
    <w:rsid w:val="00B06476"/>
    <w:rsid w:val="00B1051F"/>
    <w:rsid w:val="00B122FA"/>
    <w:rsid w:val="00B12490"/>
    <w:rsid w:val="00B12D90"/>
    <w:rsid w:val="00B1311B"/>
    <w:rsid w:val="00B16630"/>
    <w:rsid w:val="00B16F96"/>
    <w:rsid w:val="00B17A46"/>
    <w:rsid w:val="00B2098E"/>
    <w:rsid w:val="00B21311"/>
    <w:rsid w:val="00B24549"/>
    <w:rsid w:val="00B245D6"/>
    <w:rsid w:val="00B24A26"/>
    <w:rsid w:val="00B24C48"/>
    <w:rsid w:val="00B2720B"/>
    <w:rsid w:val="00B275A8"/>
    <w:rsid w:val="00B279F9"/>
    <w:rsid w:val="00B3099F"/>
    <w:rsid w:val="00B34360"/>
    <w:rsid w:val="00B346B2"/>
    <w:rsid w:val="00B347A8"/>
    <w:rsid w:val="00B35CBB"/>
    <w:rsid w:val="00B36790"/>
    <w:rsid w:val="00B367B0"/>
    <w:rsid w:val="00B36DBE"/>
    <w:rsid w:val="00B36E75"/>
    <w:rsid w:val="00B36ED0"/>
    <w:rsid w:val="00B375BA"/>
    <w:rsid w:val="00B376A9"/>
    <w:rsid w:val="00B37A97"/>
    <w:rsid w:val="00B41353"/>
    <w:rsid w:val="00B414C6"/>
    <w:rsid w:val="00B416FC"/>
    <w:rsid w:val="00B41B01"/>
    <w:rsid w:val="00B421BD"/>
    <w:rsid w:val="00B43DEC"/>
    <w:rsid w:val="00B44811"/>
    <w:rsid w:val="00B45AEF"/>
    <w:rsid w:val="00B46F1F"/>
    <w:rsid w:val="00B51039"/>
    <w:rsid w:val="00B51783"/>
    <w:rsid w:val="00B52678"/>
    <w:rsid w:val="00B529FA"/>
    <w:rsid w:val="00B5497E"/>
    <w:rsid w:val="00B62C3B"/>
    <w:rsid w:val="00B62D16"/>
    <w:rsid w:val="00B62D78"/>
    <w:rsid w:val="00B6356E"/>
    <w:rsid w:val="00B63D68"/>
    <w:rsid w:val="00B67767"/>
    <w:rsid w:val="00B70579"/>
    <w:rsid w:val="00B708F4"/>
    <w:rsid w:val="00B739BF"/>
    <w:rsid w:val="00B73B83"/>
    <w:rsid w:val="00B73C4D"/>
    <w:rsid w:val="00B74D97"/>
    <w:rsid w:val="00B7692A"/>
    <w:rsid w:val="00B76FAC"/>
    <w:rsid w:val="00B77314"/>
    <w:rsid w:val="00B807B1"/>
    <w:rsid w:val="00B80C84"/>
    <w:rsid w:val="00B81DA0"/>
    <w:rsid w:val="00B81DC4"/>
    <w:rsid w:val="00B83F65"/>
    <w:rsid w:val="00B84744"/>
    <w:rsid w:val="00B84DFE"/>
    <w:rsid w:val="00B8532C"/>
    <w:rsid w:val="00B85AB2"/>
    <w:rsid w:val="00B85C83"/>
    <w:rsid w:val="00B86C9C"/>
    <w:rsid w:val="00B87255"/>
    <w:rsid w:val="00B87AFE"/>
    <w:rsid w:val="00B87F1D"/>
    <w:rsid w:val="00B90B7A"/>
    <w:rsid w:val="00B91BD4"/>
    <w:rsid w:val="00B93DCD"/>
    <w:rsid w:val="00B969F0"/>
    <w:rsid w:val="00B96BC4"/>
    <w:rsid w:val="00B97ABD"/>
    <w:rsid w:val="00B97B1A"/>
    <w:rsid w:val="00BA129F"/>
    <w:rsid w:val="00BA31AB"/>
    <w:rsid w:val="00BA375A"/>
    <w:rsid w:val="00BA3BDE"/>
    <w:rsid w:val="00BA5FD4"/>
    <w:rsid w:val="00BA677D"/>
    <w:rsid w:val="00BB0632"/>
    <w:rsid w:val="00BB4660"/>
    <w:rsid w:val="00BB5B1C"/>
    <w:rsid w:val="00BB62F2"/>
    <w:rsid w:val="00BB772D"/>
    <w:rsid w:val="00BC1E7B"/>
    <w:rsid w:val="00BC1F97"/>
    <w:rsid w:val="00BC3711"/>
    <w:rsid w:val="00BC3BF8"/>
    <w:rsid w:val="00BC5ACA"/>
    <w:rsid w:val="00BC6C8D"/>
    <w:rsid w:val="00BC70B0"/>
    <w:rsid w:val="00BD0276"/>
    <w:rsid w:val="00BD113E"/>
    <w:rsid w:val="00BD1ECF"/>
    <w:rsid w:val="00BD26D3"/>
    <w:rsid w:val="00BD3FC8"/>
    <w:rsid w:val="00BD524D"/>
    <w:rsid w:val="00BD6D0F"/>
    <w:rsid w:val="00BD6E1F"/>
    <w:rsid w:val="00BD73E1"/>
    <w:rsid w:val="00BD7AED"/>
    <w:rsid w:val="00BE115D"/>
    <w:rsid w:val="00BE3A70"/>
    <w:rsid w:val="00BE3D8B"/>
    <w:rsid w:val="00BE5B75"/>
    <w:rsid w:val="00BE5CD4"/>
    <w:rsid w:val="00BF0E84"/>
    <w:rsid w:val="00BF0FD8"/>
    <w:rsid w:val="00BF1631"/>
    <w:rsid w:val="00BF1BBA"/>
    <w:rsid w:val="00BF253A"/>
    <w:rsid w:val="00BF27F9"/>
    <w:rsid w:val="00BF307F"/>
    <w:rsid w:val="00BF3273"/>
    <w:rsid w:val="00BF5D65"/>
    <w:rsid w:val="00BF60F1"/>
    <w:rsid w:val="00BF7763"/>
    <w:rsid w:val="00BF7BC9"/>
    <w:rsid w:val="00C00A30"/>
    <w:rsid w:val="00C00AC8"/>
    <w:rsid w:val="00C00B13"/>
    <w:rsid w:val="00C01562"/>
    <w:rsid w:val="00C01708"/>
    <w:rsid w:val="00C0259E"/>
    <w:rsid w:val="00C03BC5"/>
    <w:rsid w:val="00C045F9"/>
    <w:rsid w:val="00C05D45"/>
    <w:rsid w:val="00C06348"/>
    <w:rsid w:val="00C165D3"/>
    <w:rsid w:val="00C1681D"/>
    <w:rsid w:val="00C20749"/>
    <w:rsid w:val="00C216D2"/>
    <w:rsid w:val="00C219DA"/>
    <w:rsid w:val="00C21A75"/>
    <w:rsid w:val="00C234FA"/>
    <w:rsid w:val="00C23EDA"/>
    <w:rsid w:val="00C24FEC"/>
    <w:rsid w:val="00C31116"/>
    <w:rsid w:val="00C32E23"/>
    <w:rsid w:val="00C33245"/>
    <w:rsid w:val="00C34331"/>
    <w:rsid w:val="00C34F4F"/>
    <w:rsid w:val="00C35E1F"/>
    <w:rsid w:val="00C36145"/>
    <w:rsid w:val="00C369A1"/>
    <w:rsid w:val="00C36DBB"/>
    <w:rsid w:val="00C36F32"/>
    <w:rsid w:val="00C40A05"/>
    <w:rsid w:val="00C424BF"/>
    <w:rsid w:val="00C42B62"/>
    <w:rsid w:val="00C42EAB"/>
    <w:rsid w:val="00C435AD"/>
    <w:rsid w:val="00C45102"/>
    <w:rsid w:val="00C45A4A"/>
    <w:rsid w:val="00C46510"/>
    <w:rsid w:val="00C47317"/>
    <w:rsid w:val="00C50E21"/>
    <w:rsid w:val="00C512BC"/>
    <w:rsid w:val="00C51DAC"/>
    <w:rsid w:val="00C53910"/>
    <w:rsid w:val="00C5447F"/>
    <w:rsid w:val="00C54CD0"/>
    <w:rsid w:val="00C54FA7"/>
    <w:rsid w:val="00C55793"/>
    <w:rsid w:val="00C56810"/>
    <w:rsid w:val="00C57DD7"/>
    <w:rsid w:val="00C6042D"/>
    <w:rsid w:val="00C6067C"/>
    <w:rsid w:val="00C6278D"/>
    <w:rsid w:val="00C63493"/>
    <w:rsid w:val="00C63968"/>
    <w:rsid w:val="00C64415"/>
    <w:rsid w:val="00C646FB"/>
    <w:rsid w:val="00C664AC"/>
    <w:rsid w:val="00C75284"/>
    <w:rsid w:val="00C75B1B"/>
    <w:rsid w:val="00C763A4"/>
    <w:rsid w:val="00C76603"/>
    <w:rsid w:val="00C76E28"/>
    <w:rsid w:val="00C777A3"/>
    <w:rsid w:val="00C824EC"/>
    <w:rsid w:val="00C82833"/>
    <w:rsid w:val="00C828A5"/>
    <w:rsid w:val="00C8556E"/>
    <w:rsid w:val="00C90A25"/>
    <w:rsid w:val="00C9182C"/>
    <w:rsid w:val="00C9308B"/>
    <w:rsid w:val="00C9340C"/>
    <w:rsid w:val="00C93E0E"/>
    <w:rsid w:val="00C94DB5"/>
    <w:rsid w:val="00C9537A"/>
    <w:rsid w:val="00C95640"/>
    <w:rsid w:val="00C95DB8"/>
    <w:rsid w:val="00C975FC"/>
    <w:rsid w:val="00CA39BD"/>
    <w:rsid w:val="00CA441C"/>
    <w:rsid w:val="00CA4FF9"/>
    <w:rsid w:val="00CA7681"/>
    <w:rsid w:val="00CA7DB6"/>
    <w:rsid w:val="00CA7E9B"/>
    <w:rsid w:val="00CB15BA"/>
    <w:rsid w:val="00CB33E7"/>
    <w:rsid w:val="00CB451C"/>
    <w:rsid w:val="00CB5F13"/>
    <w:rsid w:val="00CB68BE"/>
    <w:rsid w:val="00CB6938"/>
    <w:rsid w:val="00CB69D9"/>
    <w:rsid w:val="00CB7A12"/>
    <w:rsid w:val="00CC00D9"/>
    <w:rsid w:val="00CC2ACD"/>
    <w:rsid w:val="00CC391B"/>
    <w:rsid w:val="00CC45F1"/>
    <w:rsid w:val="00CC5794"/>
    <w:rsid w:val="00CC62CE"/>
    <w:rsid w:val="00CD12D9"/>
    <w:rsid w:val="00CD2433"/>
    <w:rsid w:val="00CD24B9"/>
    <w:rsid w:val="00CD4787"/>
    <w:rsid w:val="00CD4CD6"/>
    <w:rsid w:val="00CD5441"/>
    <w:rsid w:val="00CD7229"/>
    <w:rsid w:val="00CD7A79"/>
    <w:rsid w:val="00CE2916"/>
    <w:rsid w:val="00CE2CC1"/>
    <w:rsid w:val="00CE2D13"/>
    <w:rsid w:val="00CE3A1E"/>
    <w:rsid w:val="00CE4067"/>
    <w:rsid w:val="00CE654F"/>
    <w:rsid w:val="00CE6642"/>
    <w:rsid w:val="00CE70BF"/>
    <w:rsid w:val="00CF14DA"/>
    <w:rsid w:val="00CF258A"/>
    <w:rsid w:val="00CF279E"/>
    <w:rsid w:val="00CF4042"/>
    <w:rsid w:val="00CF6CA1"/>
    <w:rsid w:val="00D01768"/>
    <w:rsid w:val="00D0192C"/>
    <w:rsid w:val="00D01DE2"/>
    <w:rsid w:val="00D04072"/>
    <w:rsid w:val="00D043E1"/>
    <w:rsid w:val="00D04816"/>
    <w:rsid w:val="00D04B22"/>
    <w:rsid w:val="00D04BB3"/>
    <w:rsid w:val="00D054FD"/>
    <w:rsid w:val="00D06516"/>
    <w:rsid w:val="00D0706E"/>
    <w:rsid w:val="00D10C03"/>
    <w:rsid w:val="00D11609"/>
    <w:rsid w:val="00D11BDD"/>
    <w:rsid w:val="00D11F40"/>
    <w:rsid w:val="00D14A3B"/>
    <w:rsid w:val="00D16377"/>
    <w:rsid w:val="00D20856"/>
    <w:rsid w:val="00D20ACE"/>
    <w:rsid w:val="00D21AB4"/>
    <w:rsid w:val="00D24915"/>
    <w:rsid w:val="00D24EFE"/>
    <w:rsid w:val="00D30817"/>
    <w:rsid w:val="00D30C61"/>
    <w:rsid w:val="00D3257B"/>
    <w:rsid w:val="00D326BE"/>
    <w:rsid w:val="00D34E10"/>
    <w:rsid w:val="00D3597D"/>
    <w:rsid w:val="00D359E8"/>
    <w:rsid w:val="00D363E9"/>
    <w:rsid w:val="00D4257F"/>
    <w:rsid w:val="00D43698"/>
    <w:rsid w:val="00D44091"/>
    <w:rsid w:val="00D4573D"/>
    <w:rsid w:val="00D4575E"/>
    <w:rsid w:val="00D45BE7"/>
    <w:rsid w:val="00D46599"/>
    <w:rsid w:val="00D47124"/>
    <w:rsid w:val="00D47329"/>
    <w:rsid w:val="00D47C33"/>
    <w:rsid w:val="00D50AA1"/>
    <w:rsid w:val="00D50F76"/>
    <w:rsid w:val="00D510B0"/>
    <w:rsid w:val="00D51271"/>
    <w:rsid w:val="00D5149D"/>
    <w:rsid w:val="00D52584"/>
    <w:rsid w:val="00D55CB6"/>
    <w:rsid w:val="00D55D85"/>
    <w:rsid w:val="00D55F0B"/>
    <w:rsid w:val="00D56719"/>
    <w:rsid w:val="00D5698B"/>
    <w:rsid w:val="00D57203"/>
    <w:rsid w:val="00D57364"/>
    <w:rsid w:val="00D61134"/>
    <w:rsid w:val="00D6136F"/>
    <w:rsid w:val="00D6156E"/>
    <w:rsid w:val="00D623BD"/>
    <w:rsid w:val="00D6364B"/>
    <w:rsid w:val="00D640BD"/>
    <w:rsid w:val="00D641C4"/>
    <w:rsid w:val="00D648EA"/>
    <w:rsid w:val="00D6627A"/>
    <w:rsid w:val="00D66DDF"/>
    <w:rsid w:val="00D67957"/>
    <w:rsid w:val="00D67C57"/>
    <w:rsid w:val="00D70B2F"/>
    <w:rsid w:val="00D70DA7"/>
    <w:rsid w:val="00D7120D"/>
    <w:rsid w:val="00D720D7"/>
    <w:rsid w:val="00D72A76"/>
    <w:rsid w:val="00D72D26"/>
    <w:rsid w:val="00D73DFC"/>
    <w:rsid w:val="00D767DF"/>
    <w:rsid w:val="00D81B04"/>
    <w:rsid w:val="00D82460"/>
    <w:rsid w:val="00D8254B"/>
    <w:rsid w:val="00D82592"/>
    <w:rsid w:val="00D83DB9"/>
    <w:rsid w:val="00D85B4C"/>
    <w:rsid w:val="00D869EF"/>
    <w:rsid w:val="00D86A25"/>
    <w:rsid w:val="00D86F69"/>
    <w:rsid w:val="00D87287"/>
    <w:rsid w:val="00D8787F"/>
    <w:rsid w:val="00D92933"/>
    <w:rsid w:val="00D94B51"/>
    <w:rsid w:val="00D96359"/>
    <w:rsid w:val="00D96CB0"/>
    <w:rsid w:val="00D97DD1"/>
    <w:rsid w:val="00DA23A6"/>
    <w:rsid w:val="00DA3CF0"/>
    <w:rsid w:val="00DA4815"/>
    <w:rsid w:val="00DA60D4"/>
    <w:rsid w:val="00DA66DF"/>
    <w:rsid w:val="00DA6956"/>
    <w:rsid w:val="00DA6FF4"/>
    <w:rsid w:val="00DA73FB"/>
    <w:rsid w:val="00DB0553"/>
    <w:rsid w:val="00DB26D7"/>
    <w:rsid w:val="00DB4480"/>
    <w:rsid w:val="00DB45FB"/>
    <w:rsid w:val="00DB5EE8"/>
    <w:rsid w:val="00DB693D"/>
    <w:rsid w:val="00DB6DB8"/>
    <w:rsid w:val="00DB7AFA"/>
    <w:rsid w:val="00DC0B4E"/>
    <w:rsid w:val="00DC0FD8"/>
    <w:rsid w:val="00DC1991"/>
    <w:rsid w:val="00DC3B42"/>
    <w:rsid w:val="00DC5268"/>
    <w:rsid w:val="00DC6CE6"/>
    <w:rsid w:val="00DD032D"/>
    <w:rsid w:val="00DD06AE"/>
    <w:rsid w:val="00DD0ACC"/>
    <w:rsid w:val="00DD1D03"/>
    <w:rsid w:val="00DD3FBC"/>
    <w:rsid w:val="00DD574E"/>
    <w:rsid w:val="00DD5FA6"/>
    <w:rsid w:val="00DD73FB"/>
    <w:rsid w:val="00DD7C25"/>
    <w:rsid w:val="00DE016E"/>
    <w:rsid w:val="00DE0F64"/>
    <w:rsid w:val="00DE167B"/>
    <w:rsid w:val="00DE47D9"/>
    <w:rsid w:val="00DE6192"/>
    <w:rsid w:val="00DE6C7A"/>
    <w:rsid w:val="00DE6F29"/>
    <w:rsid w:val="00DF057A"/>
    <w:rsid w:val="00DF141E"/>
    <w:rsid w:val="00DF165E"/>
    <w:rsid w:val="00DF4F04"/>
    <w:rsid w:val="00DF5646"/>
    <w:rsid w:val="00DF5B08"/>
    <w:rsid w:val="00DF5B65"/>
    <w:rsid w:val="00DF6FDB"/>
    <w:rsid w:val="00DF7EF2"/>
    <w:rsid w:val="00E009C0"/>
    <w:rsid w:val="00E00EBB"/>
    <w:rsid w:val="00E01236"/>
    <w:rsid w:val="00E0182D"/>
    <w:rsid w:val="00E02146"/>
    <w:rsid w:val="00E029C2"/>
    <w:rsid w:val="00E02E9B"/>
    <w:rsid w:val="00E032BF"/>
    <w:rsid w:val="00E03A83"/>
    <w:rsid w:val="00E03EDF"/>
    <w:rsid w:val="00E0472F"/>
    <w:rsid w:val="00E055A5"/>
    <w:rsid w:val="00E05D34"/>
    <w:rsid w:val="00E064E3"/>
    <w:rsid w:val="00E12495"/>
    <w:rsid w:val="00E12D31"/>
    <w:rsid w:val="00E1317E"/>
    <w:rsid w:val="00E14493"/>
    <w:rsid w:val="00E20608"/>
    <w:rsid w:val="00E20B4F"/>
    <w:rsid w:val="00E20D24"/>
    <w:rsid w:val="00E210A4"/>
    <w:rsid w:val="00E2121D"/>
    <w:rsid w:val="00E23E61"/>
    <w:rsid w:val="00E23E67"/>
    <w:rsid w:val="00E24790"/>
    <w:rsid w:val="00E25044"/>
    <w:rsid w:val="00E2635C"/>
    <w:rsid w:val="00E269BC"/>
    <w:rsid w:val="00E2723F"/>
    <w:rsid w:val="00E2726B"/>
    <w:rsid w:val="00E272CC"/>
    <w:rsid w:val="00E34686"/>
    <w:rsid w:val="00E35092"/>
    <w:rsid w:val="00E35C2B"/>
    <w:rsid w:val="00E361F5"/>
    <w:rsid w:val="00E46248"/>
    <w:rsid w:val="00E5249F"/>
    <w:rsid w:val="00E52B56"/>
    <w:rsid w:val="00E531E1"/>
    <w:rsid w:val="00E5408D"/>
    <w:rsid w:val="00E540D5"/>
    <w:rsid w:val="00E551C9"/>
    <w:rsid w:val="00E5617C"/>
    <w:rsid w:val="00E56259"/>
    <w:rsid w:val="00E5670F"/>
    <w:rsid w:val="00E56FC2"/>
    <w:rsid w:val="00E57362"/>
    <w:rsid w:val="00E60F00"/>
    <w:rsid w:val="00E61F46"/>
    <w:rsid w:val="00E63B42"/>
    <w:rsid w:val="00E65315"/>
    <w:rsid w:val="00E66752"/>
    <w:rsid w:val="00E66E2F"/>
    <w:rsid w:val="00E678F3"/>
    <w:rsid w:val="00E70415"/>
    <w:rsid w:val="00E70AD5"/>
    <w:rsid w:val="00E713EB"/>
    <w:rsid w:val="00E71493"/>
    <w:rsid w:val="00E72B64"/>
    <w:rsid w:val="00E73D99"/>
    <w:rsid w:val="00E741D0"/>
    <w:rsid w:val="00E765B3"/>
    <w:rsid w:val="00E76B3C"/>
    <w:rsid w:val="00E77D22"/>
    <w:rsid w:val="00E77D87"/>
    <w:rsid w:val="00E77DB7"/>
    <w:rsid w:val="00E81366"/>
    <w:rsid w:val="00E8399F"/>
    <w:rsid w:val="00E83BF2"/>
    <w:rsid w:val="00E84C19"/>
    <w:rsid w:val="00E868B1"/>
    <w:rsid w:val="00E90EEF"/>
    <w:rsid w:val="00E92506"/>
    <w:rsid w:val="00E93669"/>
    <w:rsid w:val="00E942C3"/>
    <w:rsid w:val="00E94DE0"/>
    <w:rsid w:val="00E94E49"/>
    <w:rsid w:val="00E97339"/>
    <w:rsid w:val="00E97958"/>
    <w:rsid w:val="00EA3E6D"/>
    <w:rsid w:val="00EA458C"/>
    <w:rsid w:val="00EA4B58"/>
    <w:rsid w:val="00EA735D"/>
    <w:rsid w:val="00EB1311"/>
    <w:rsid w:val="00EB3C46"/>
    <w:rsid w:val="00EB48F7"/>
    <w:rsid w:val="00EB4BDA"/>
    <w:rsid w:val="00EB64DD"/>
    <w:rsid w:val="00EB6708"/>
    <w:rsid w:val="00EB6D57"/>
    <w:rsid w:val="00EC0C85"/>
    <w:rsid w:val="00EC18A4"/>
    <w:rsid w:val="00EC2ED3"/>
    <w:rsid w:val="00ED23AA"/>
    <w:rsid w:val="00ED30E4"/>
    <w:rsid w:val="00ED40D4"/>
    <w:rsid w:val="00ED4B05"/>
    <w:rsid w:val="00ED4B86"/>
    <w:rsid w:val="00ED4C0B"/>
    <w:rsid w:val="00EE0F5A"/>
    <w:rsid w:val="00EE1046"/>
    <w:rsid w:val="00EE2BDB"/>
    <w:rsid w:val="00EE352B"/>
    <w:rsid w:val="00EE4864"/>
    <w:rsid w:val="00EE562E"/>
    <w:rsid w:val="00EE5A27"/>
    <w:rsid w:val="00EE7BB5"/>
    <w:rsid w:val="00EE7C69"/>
    <w:rsid w:val="00EF086D"/>
    <w:rsid w:val="00EF0A8A"/>
    <w:rsid w:val="00EF100D"/>
    <w:rsid w:val="00EF172B"/>
    <w:rsid w:val="00EF3631"/>
    <w:rsid w:val="00EF36BD"/>
    <w:rsid w:val="00EF4C1A"/>
    <w:rsid w:val="00EF6708"/>
    <w:rsid w:val="00EF717A"/>
    <w:rsid w:val="00EF78C2"/>
    <w:rsid w:val="00F0271F"/>
    <w:rsid w:val="00F02D2B"/>
    <w:rsid w:val="00F02D7F"/>
    <w:rsid w:val="00F02FFE"/>
    <w:rsid w:val="00F04D37"/>
    <w:rsid w:val="00F06BD6"/>
    <w:rsid w:val="00F07204"/>
    <w:rsid w:val="00F07761"/>
    <w:rsid w:val="00F11095"/>
    <w:rsid w:val="00F110B6"/>
    <w:rsid w:val="00F1184D"/>
    <w:rsid w:val="00F12072"/>
    <w:rsid w:val="00F12977"/>
    <w:rsid w:val="00F13FA5"/>
    <w:rsid w:val="00F14B10"/>
    <w:rsid w:val="00F15809"/>
    <w:rsid w:val="00F15FCF"/>
    <w:rsid w:val="00F1645B"/>
    <w:rsid w:val="00F21DF8"/>
    <w:rsid w:val="00F22DD7"/>
    <w:rsid w:val="00F239DD"/>
    <w:rsid w:val="00F24B41"/>
    <w:rsid w:val="00F259CD"/>
    <w:rsid w:val="00F25DA0"/>
    <w:rsid w:val="00F27FB2"/>
    <w:rsid w:val="00F30FC4"/>
    <w:rsid w:val="00F31B53"/>
    <w:rsid w:val="00F31CA6"/>
    <w:rsid w:val="00F33A5B"/>
    <w:rsid w:val="00F34031"/>
    <w:rsid w:val="00F34D1C"/>
    <w:rsid w:val="00F371E9"/>
    <w:rsid w:val="00F403F4"/>
    <w:rsid w:val="00F40E29"/>
    <w:rsid w:val="00F414DD"/>
    <w:rsid w:val="00F41E8D"/>
    <w:rsid w:val="00F420B3"/>
    <w:rsid w:val="00F42B3B"/>
    <w:rsid w:val="00F43A45"/>
    <w:rsid w:val="00F43B7D"/>
    <w:rsid w:val="00F45B52"/>
    <w:rsid w:val="00F46024"/>
    <w:rsid w:val="00F46C1D"/>
    <w:rsid w:val="00F470B2"/>
    <w:rsid w:val="00F47597"/>
    <w:rsid w:val="00F51028"/>
    <w:rsid w:val="00F53365"/>
    <w:rsid w:val="00F54312"/>
    <w:rsid w:val="00F54DC2"/>
    <w:rsid w:val="00F5540B"/>
    <w:rsid w:val="00F554A9"/>
    <w:rsid w:val="00F5746D"/>
    <w:rsid w:val="00F57F87"/>
    <w:rsid w:val="00F60647"/>
    <w:rsid w:val="00F60C09"/>
    <w:rsid w:val="00F61474"/>
    <w:rsid w:val="00F6504C"/>
    <w:rsid w:val="00F65748"/>
    <w:rsid w:val="00F65C5D"/>
    <w:rsid w:val="00F66BAF"/>
    <w:rsid w:val="00F66C7C"/>
    <w:rsid w:val="00F671C6"/>
    <w:rsid w:val="00F702DA"/>
    <w:rsid w:val="00F716E1"/>
    <w:rsid w:val="00F71B94"/>
    <w:rsid w:val="00F73308"/>
    <w:rsid w:val="00F73473"/>
    <w:rsid w:val="00F7622D"/>
    <w:rsid w:val="00F76E49"/>
    <w:rsid w:val="00F77451"/>
    <w:rsid w:val="00F80752"/>
    <w:rsid w:val="00F82350"/>
    <w:rsid w:val="00F823D0"/>
    <w:rsid w:val="00F82456"/>
    <w:rsid w:val="00F82F6E"/>
    <w:rsid w:val="00F8492A"/>
    <w:rsid w:val="00F905CA"/>
    <w:rsid w:val="00F91822"/>
    <w:rsid w:val="00F91BAA"/>
    <w:rsid w:val="00F91C87"/>
    <w:rsid w:val="00F92985"/>
    <w:rsid w:val="00F92B25"/>
    <w:rsid w:val="00F95C47"/>
    <w:rsid w:val="00F9600E"/>
    <w:rsid w:val="00F96110"/>
    <w:rsid w:val="00F9617A"/>
    <w:rsid w:val="00F96FAD"/>
    <w:rsid w:val="00F97A03"/>
    <w:rsid w:val="00FA110D"/>
    <w:rsid w:val="00FA1B06"/>
    <w:rsid w:val="00FA2231"/>
    <w:rsid w:val="00FA3C94"/>
    <w:rsid w:val="00FA6556"/>
    <w:rsid w:val="00FB02DD"/>
    <w:rsid w:val="00FB0DA3"/>
    <w:rsid w:val="00FB212C"/>
    <w:rsid w:val="00FB2A1F"/>
    <w:rsid w:val="00FB2D75"/>
    <w:rsid w:val="00FB4ED1"/>
    <w:rsid w:val="00FC00AC"/>
    <w:rsid w:val="00FC1223"/>
    <w:rsid w:val="00FC1252"/>
    <w:rsid w:val="00FC175D"/>
    <w:rsid w:val="00FC1BFC"/>
    <w:rsid w:val="00FC2E64"/>
    <w:rsid w:val="00FC3122"/>
    <w:rsid w:val="00FC3CAE"/>
    <w:rsid w:val="00FC437C"/>
    <w:rsid w:val="00FC4B3B"/>
    <w:rsid w:val="00FC52A3"/>
    <w:rsid w:val="00FC5EFB"/>
    <w:rsid w:val="00FC6D25"/>
    <w:rsid w:val="00FC79B8"/>
    <w:rsid w:val="00FC7CEC"/>
    <w:rsid w:val="00FD0363"/>
    <w:rsid w:val="00FD195E"/>
    <w:rsid w:val="00FD2282"/>
    <w:rsid w:val="00FD2672"/>
    <w:rsid w:val="00FD277D"/>
    <w:rsid w:val="00FD30C9"/>
    <w:rsid w:val="00FD4135"/>
    <w:rsid w:val="00FD4886"/>
    <w:rsid w:val="00FD4FBF"/>
    <w:rsid w:val="00FD52BA"/>
    <w:rsid w:val="00FD62D6"/>
    <w:rsid w:val="00FD79D7"/>
    <w:rsid w:val="00FE1434"/>
    <w:rsid w:val="00FE453D"/>
    <w:rsid w:val="00FE4C5D"/>
    <w:rsid w:val="00FE4D21"/>
    <w:rsid w:val="00FE5F73"/>
    <w:rsid w:val="00FE6237"/>
    <w:rsid w:val="00FF1069"/>
    <w:rsid w:val="00FF2FA6"/>
    <w:rsid w:val="00FF44E3"/>
    <w:rsid w:val="00FF4941"/>
    <w:rsid w:val="00FF52A8"/>
    <w:rsid w:val="00FF648F"/>
    <w:rsid w:val="00FF6AB5"/>
    <w:rsid w:val="048E2416"/>
    <w:rsid w:val="06D42286"/>
    <w:rsid w:val="07818CC9"/>
    <w:rsid w:val="08D4951C"/>
    <w:rsid w:val="154B9854"/>
    <w:rsid w:val="18B15EB4"/>
    <w:rsid w:val="18ED8DE6"/>
    <w:rsid w:val="18EE3D1B"/>
    <w:rsid w:val="19B20CA6"/>
    <w:rsid w:val="1A913859"/>
    <w:rsid w:val="1DFE6E14"/>
    <w:rsid w:val="1F25A152"/>
    <w:rsid w:val="1F6FA46F"/>
    <w:rsid w:val="22290780"/>
    <w:rsid w:val="2402141B"/>
    <w:rsid w:val="25DE59C8"/>
    <w:rsid w:val="2A087DA4"/>
    <w:rsid w:val="2E9D50CC"/>
    <w:rsid w:val="2EC2F3CC"/>
    <w:rsid w:val="2F4DE338"/>
    <w:rsid w:val="2FCD2109"/>
    <w:rsid w:val="393AEF8B"/>
    <w:rsid w:val="3A13BA1C"/>
    <w:rsid w:val="3C3FA3ED"/>
    <w:rsid w:val="3C405322"/>
    <w:rsid w:val="3D794446"/>
    <w:rsid w:val="4277B759"/>
    <w:rsid w:val="499DE43D"/>
    <w:rsid w:val="4F48A45B"/>
    <w:rsid w:val="50178928"/>
    <w:rsid w:val="57824C7C"/>
    <w:rsid w:val="5A13FDDB"/>
    <w:rsid w:val="5C8D0592"/>
    <w:rsid w:val="6CEFFA44"/>
    <w:rsid w:val="732019E2"/>
    <w:rsid w:val="785AFE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ECA52"/>
  <w15:chartTrackingRefBased/>
  <w15:docId w15:val="{34465BB4-C95E-3246-B71F-C48C41060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UVN Viet Sach" w:eastAsiaTheme="minorHAnsi" w:hAnsi="UVN Viet Sach"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880"/>
    <w:pPr>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1239C6"/>
    <w:pPr>
      <w:keepNext/>
      <w:keepLines/>
      <w:spacing w:before="240" w:line="259" w:lineRule="auto"/>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1239C6"/>
    <w:pPr>
      <w:keepNext/>
      <w:keepLines/>
      <w:spacing w:before="40" w:line="259" w:lineRule="auto"/>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1239C6"/>
    <w:pPr>
      <w:keepNext/>
      <w:keepLines/>
      <w:spacing w:before="40" w:line="259" w:lineRule="auto"/>
      <w:outlineLvl w:val="2"/>
    </w:pPr>
    <w:rPr>
      <w:rFonts w:eastAsiaTheme="majorEastAsia" w:cstheme="majorBidi"/>
      <w:i/>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1844"/>
    <w:pPr>
      <w:tabs>
        <w:tab w:val="center" w:pos="4680"/>
        <w:tab w:val="right" w:pos="9360"/>
      </w:tabs>
    </w:pPr>
    <w:rPr>
      <w:rFonts w:ascii="UVN Viet Sach" w:eastAsiaTheme="minorHAnsi" w:hAnsi="UVN Viet Sach" w:cstheme="minorBidi"/>
    </w:rPr>
  </w:style>
  <w:style w:type="character" w:customStyle="1" w:styleId="HeaderChar">
    <w:name w:val="Header Char"/>
    <w:basedOn w:val="DefaultParagraphFont"/>
    <w:link w:val="Header"/>
    <w:uiPriority w:val="99"/>
    <w:rsid w:val="00861844"/>
  </w:style>
  <w:style w:type="paragraph" w:styleId="Footer">
    <w:name w:val="footer"/>
    <w:basedOn w:val="Normal"/>
    <w:link w:val="FooterChar"/>
    <w:uiPriority w:val="99"/>
    <w:unhideWhenUsed/>
    <w:rsid w:val="00861844"/>
    <w:pPr>
      <w:tabs>
        <w:tab w:val="center" w:pos="4680"/>
        <w:tab w:val="right" w:pos="9360"/>
      </w:tabs>
    </w:pPr>
    <w:rPr>
      <w:rFonts w:ascii="UVN Viet Sach" w:eastAsiaTheme="minorHAnsi" w:hAnsi="UVN Viet Sach" w:cstheme="minorBidi"/>
    </w:rPr>
  </w:style>
  <w:style w:type="character" w:customStyle="1" w:styleId="FooterChar">
    <w:name w:val="Footer Char"/>
    <w:basedOn w:val="DefaultParagraphFont"/>
    <w:link w:val="Footer"/>
    <w:uiPriority w:val="99"/>
    <w:rsid w:val="00861844"/>
  </w:style>
  <w:style w:type="paragraph" w:styleId="ListParagraph">
    <w:name w:val="List Paragraph"/>
    <w:basedOn w:val="Normal"/>
    <w:uiPriority w:val="34"/>
    <w:qFormat/>
    <w:rsid w:val="00861844"/>
    <w:pPr>
      <w:spacing w:after="160" w:line="259" w:lineRule="auto"/>
      <w:ind w:left="720"/>
      <w:contextualSpacing/>
    </w:pPr>
    <w:rPr>
      <w:rFonts w:ascii="UVN Viet Sach" w:eastAsiaTheme="minorHAnsi" w:hAnsi="UVN Viet Sach" w:cstheme="minorBidi"/>
    </w:rPr>
  </w:style>
  <w:style w:type="character" w:customStyle="1" w:styleId="Heading1Char">
    <w:name w:val="Heading 1 Char"/>
    <w:basedOn w:val="DefaultParagraphFont"/>
    <w:link w:val="Heading1"/>
    <w:uiPriority w:val="9"/>
    <w:rsid w:val="001239C6"/>
    <w:rPr>
      <w:rFonts w:ascii="Times New Roman" w:eastAsiaTheme="majorEastAsia" w:hAnsi="Times New Roman" w:cstheme="majorBidi"/>
      <w:b/>
      <w:color w:val="000000" w:themeColor="text1"/>
      <w:sz w:val="40"/>
      <w:szCs w:val="32"/>
    </w:rPr>
  </w:style>
  <w:style w:type="character" w:customStyle="1" w:styleId="Heading2Char">
    <w:name w:val="Heading 2 Char"/>
    <w:basedOn w:val="DefaultParagraphFont"/>
    <w:link w:val="Heading2"/>
    <w:uiPriority w:val="9"/>
    <w:rsid w:val="001239C6"/>
    <w:rPr>
      <w:rFonts w:ascii="Times New Roman" w:eastAsiaTheme="majorEastAsia" w:hAnsi="Times New Roman" w:cstheme="majorBidi"/>
      <w:color w:val="000000" w:themeColor="text1"/>
      <w:sz w:val="32"/>
      <w:szCs w:val="26"/>
    </w:rPr>
  </w:style>
  <w:style w:type="character" w:customStyle="1" w:styleId="Heading3Char">
    <w:name w:val="Heading 3 Char"/>
    <w:basedOn w:val="DefaultParagraphFont"/>
    <w:link w:val="Heading3"/>
    <w:uiPriority w:val="9"/>
    <w:rsid w:val="001239C6"/>
    <w:rPr>
      <w:rFonts w:ascii="Times New Roman" w:eastAsiaTheme="majorEastAsia" w:hAnsi="Times New Roman" w:cstheme="majorBidi"/>
      <w:i/>
      <w:color w:val="000000" w:themeColor="text1"/>
      <w:sz w:val="28"/>
    </w:rPr>
  </w:style>
  <w:style w:type="paragraph" w:styleId="TOCHeading">
    <w:name w:val="TOC Heading"/>
    <w:basedOn w:val="Heading1"/>
    <w:next w:val="Normal"/>
    <w:uiPriority w:val="39"/>
    <w:unhideWhenUsed/>
    <w:qFormat/>
    <w:rsid w:val="009E05A8"/>
    <w:pPr>
      <w:outlineLvl w:val="9"/>
    </w:pPr>
  </w:style>
  <w:style w:type="paragraph" w:styleId="TOC1">
    <w:name w:val="toc 1"/>
    <w:basedOn w:val="Normal"/>
    <w:next w:val="Normal"/>
    <w:autoRedefine/>
    <w:uiPriority w:val="39"/>
    <w:unhideWhenUsed/>
    <w:rsid w:val="009E05A8"/>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9E05A8"/>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9E05A8"/>
    <w:pPr>
      <w:ind w:left="480"/>
    </w:pPr>
    <w:rPr>
      <w:rFonts w:asciiTheme="minorHAnsi" w:hAnsiTheme="minorHAnsi" w:cstheme="minorHAnsi"/>
      <w:sz w:val="20"/>
      <w:szCs w:val="20"/>
    </w:rPr>
  </w:style>
  <w:style w:type="character" w:styleId="Hyperlink">
    <w:name w:val="Hyperlink"/>
    <w:basedOn w:val="DefaultParagraphFont"/>
    <w:uiPriority w:val="99"/>
    <w:unhideWhenUsed/>
    <w:rsid w:val="009E05A8"/>
    <w:rPr>
      <w:color w:val="0563C1" w:themeColor="hyperlink"/>
      <w:u w:val="single"/>
    </w:rPr>
  </w:style>
  <w:style w:type="table" w:styleId="TableGrid">
    <w:name w:val="Table Grid"/>
    <w:basedOn w:val="TableNormal"/>
    <w:uiPriority w:val="39"/>
    <w:rsid w:val="009E05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6510C"/>
    <w:pPr>
      <w:spacing w:after="160" w:line="259" w:lineRule="auto"/>
    </w:pPr>
    <w:rPr>
      <w:rFonts w:eastAsiaTheme="minorHAnsi"/>
    </w:rPr>
  </w:style>
  <w:style w:type="paragraph" w:styleId="HTMLPreformatted">
    <w:name w:val="HTML Preformatted"/>
    <w:basedOn w:val="Normal"/>
    <w:link w:val="HTMLPreformattedChar"/>
    <w:uiPriority w:val="99"/>
    <w:unhideWhenUsed/>
    <w:rsid w:val="00C544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5447F"/>
    <w:rPr>
      <w:rFonts w:ascii="Courier New" w:eastAsia="Times New Roman" w:hAnsi="Courier New" w:cs="Courier New"/>
      <w:sz w:val="20"/>
      <w:szCs w:val="20"/>
    </w:rPr>
  </w:style>
  <w:style w:type="character" w:customStyle="1" w:styleId="kn">
    <w:name w:val="kn"/>
    <w:basedOn w:val="DefaultParagraphFont"/>
    <w:rsid w:val="00C5447F"/>
  </w:style>
  <w:style w:type="character" w:customStyle="1" w:styleId="nn">
    <w:name w:val="nn"/>
    <w:basedOn w:val="DefaultParagraphFont"/>
    <w:rsid w:val="00C5447F"/>
  </w:style>
  <w:style w:type="character" w:customStyle="1" w:styleId="k">
    <w:name w:val="k"/>
    <w:basedOn w:val="DefaultParagraphFont"/>
    <w:rsid w:val="00C5447F"/>
  </w:style>
  <w:style w:type="character" w:customStyle="1" w:styleId="n">
    <w:name w:val="n"/>
    <w:basedOn w:val="DefaultParagraphFont"/>
    <w:rsid w:val="00C5447F"/>
  </w:style>
  <w:style w:type="character" w:styleId="FollowedHyperlink">
    <w:name w:val="FollowedHyperlink"/>
    <w:basedOn w:val="DefaultParagraphFont"/>
    <w:uiPriority w:val="99"/>
    <w:semiHidden/>
    <w:unhideWhenUsed/>
    <w:rsid w:val="003A7364"/>
    <w:rPr>
      <w:color w:val="954F72" w:themeColor="followedHyperlink"/>
      <w:u w:val="single"/>
    </w:rPr>
  </w:style>
  <w:style w:type="character" w:customStyle="1" w:styleId="hgkelc">
    <w:name w:val="hgkelc"/>
    <w:basedOn w:val="DefaultParagraphFont"/>
    <w:rsid w:val="00FA6556"/>
  </w:style>
  <w:style w:type="character" w:customStyle="1" w:styleId="pre">
    <w:name w:val="pre"/>
    <w:basedOn w:val="DefaultParagraphFont"/>
    <w:rsid w:val="00AE75E6"/>
  </w:style>
  <w:style w:type="character" w:styleId="HTMLCode">
    <w:name w:val="HTML Code"/>
    <w:basedOn w:val="DefaultParagraphFont"/>
    <w:uiPriority w:val="99"/>
    <w:semiHidden/>
    <w:unhideWhenUsed/>
    <w:rsid w:val="00202581"/>
    <w:rPr>
      <w:rFonts w:ascii="Courier New" w:eastAsia="Times New Roman" w:hAnsi="Courier New" w:cs="Courier New"/>
      <w:sz w:val="20"/>
      <w:szCs w:val="20"/>
    </w:rPr>
  </w:style>
  <w:style w:type="paragraph" w:styleId="NoSpacing">
    <w:name w:val="No Spacing"/>
    <w:uiPriority w:val="1"/>
    <w:qFormat/>
    <w:rsid w:val="006D1853"/>
    <w:pPr>
      <w:spacing w:after="0" w:line="240" w:lineRule="auto"/>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8A2721"/>
    <w:rPr>
      <w:color w:val="605E5C"/>
      <w:shd w:val="clear" w:color="auto" w:fill="E1DFDD"/>
    </w:rPr>
  </w:style>
  <w:style w:type="paragraph" w:styleId="Revision">
    <w:name w:val="Revision"/>
    <w:hidden/>
    <w:uiPriority w:val="99"/>
    <w:semiHidden/>
    <w:rsid w:val="005202CB"/>
    <w:pPr>
      <w:spacing w:after="0" w:line="240" w:lineRule="auto"/>
    </w:pPr>
    <w:rPr>
      <w:rFonts w:ascii="Times New Roman" w:eastAsia="Times New Roman" w:hAnsi="Times New Roman" w:cs="Times New Roman"/>
    </w:rPr>
  </w:style>
  <w:style w:type="paragraph" w:styleId="z-TopofForm">
    <w:name w:val="HTML Top of Form"/>
    <w:basedOn w:val="Normal"/>
    <w:next w:val="Normal"/>
    <w:link w:val="z-TopofFormChar"/>
    <w:hidden/>
    <w:uiPriority w:val="99"/>
    <w:semiHidden/>
    <w:unhideWhenUsed/>
    <w:rsid w:val="005202C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202CB"/>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5202C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5202CB"/>
    <w:rPr>
      <w:rFonts w:ascii="Arial" w:eastAsia="Times New Roman" w:hAnsi="Arial" w:cs="Arial"/>
      <w:vanish/>
      <w:sz w:val="16"/>
      <w:szCs w:val="16"/>
      <w:lang w:val="en-US"/>
    </w:rPr>
  </w:style>
  <w:style w:type="paragraph" w:customStyle="1" w:styleId="whitespace-normal">
    <w:name w:val="whitespace-normal"/>
    <w:basedOn w:val="Normal"/>
    <w:rsid w:val="004B2B59"/>
    <w:pPr>
      <w:spacing w:before="100" w:beforeAutospacing="1" w:after="100" w:afterAutospacing="1"/>
    </w:pPr>
  </w:style>
  <w:style w:type="paragraph" w:styleId="Caption">
    <w:name w:val="caption"/>
    <w:basedOn w:val="Normal"/>
    <w:next w:val="Normal"/>
    <w:uiPriority w:val="35"/>
    <w:unhideWhenUsed/>
    <w:qFormat/>
    <w:rsid w:val="001F3BC4"/>
    <w:pPr>
      <w:spacing w:after="200"/>
    </w:pPr>
    <w:rPr>
      <w:i/>
      <w:iCs/>
      <w:color w:val="44546A" w:themeColor="text2"/>
      <w:sz w:val="18"/>
      <w:szCs w:val="18"/>
    </w:rPr>
  </w:style>
  <w:style w:type="character" w:styleId="Strong">
    <w:name w:val="Strong"/>
    <w:basedOn w:val="DefaultParagraphFont"/>
    <w:uiPriority w:val="22"/>
    <w:qFormat/>
    <w:rsid w:val="00204A77"/>
    <w:rPr>
      <w:b/>
      <w:bCs/>
    </w:rPr>
  </w:style>
  <w:style w:type="character" w:customStyle="1" w:styleId="normaltextrun">
    <w:name w:val="normaltextrun"/>
    <w:basedOn w:val="DefaultParagraphFont"/>
    <w:rsid w:val="005B0557"/>
  </w:style>
  <w:style w:type="character" w:styleId="PlaceholderText">
    <w:name w:val="Placeholder Text"/>
    <w:basedOn w:val="DefaultParagraphFont"/>
    <w:uiPriority w:val="99"/>
    <w:semiHidden/>
    <w:rsid w:val="00463CAD"/>
    <w:rPr>
      <w:color w:val="666666"/>
    </w:rPr>
  </w:style>
  <w:style w:type="paragraph" w:styleId="Bibliography">
    <w:name w:val="Bibliography"/>
    <w:basedOn w:val="Normal"/>
    <w:next w:val="Normal"/>
    <w:uiPriority w:val="37"/>
    <w:unhideWhenUsed/>
    <w:rsid w:val="00DD73FB"/>
  </w:style>
  <w:style w:type="paragraph" w:styleId="TOC4">
    <w:name w:val="toc 4"/>
    <w:basedOn w:val="Normal"/>
    <w:next w:val="Normal"/>
    <w:autoRedefine/>
    <w:uiPriority w:val="39"/>
    <w:semiHidden/>
    <w:unhideWhenUsed/>
    <w:rsid w:val="009951EC"/>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9951EC"/>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9951EC"/>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9951EC"/>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9951EC"/>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9951EC"/>
    <w:pPr>
      <w:ind w:left="1920"/>
    </w:pPr>
    <w:rPr>
      <w:rFonts w:asciiTheme="minorHAnsi" w:hAnsiTheme="minorHAnsi" w:cstheme="minorHAnsi"/>
      <w:sz w:val="20"/>
      <w:szCs w:val="20"/>
    </w:rPr>
  </w:style>
  <w:style w:type="paragraph" w:styleId="TableofFigures">
    <w:name w:val="table of figures"/>
    <w:basedOn w:val="Normal"/>
    <w:next w:val="Normal"/>
    <w:uiPriority w:val="99"/>
    <w:unhideWhenUsed/>
    <w:rsid w:val="004A5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4421">
      <w:bodyDiv w:val="1"/>
      <w:marLeft w:val="0"/>
      <w:marRight w:val="0"/>
      <w:marTop w:val="0"/>
      <w:marBottom w:val="0"/>
      <w:divBdr>
        <w:top w:val="none" w:sz="0" w:space="0" w:color="auto"/>
        <w:left w:val="none" w:sz="0" w:space="0" w:color="auto"/>
        <w:bottom w:val="none" w:sz="0" w:space="0" w:color="auto"/>
        <w:right w:val="none" w:sz="0" w:space="0" w:color="auto"/>
      </w:divBdr>
      <w:divsChild>
        <w:div w:id="608856615">
          <w:marLeft w:val="0"/>
          <w:marRight w:val="0"/>
          <w:marTop w:val="0"/>
          <w:marBottom w:val="0"/>
          <w:divBdr>
            <w:top w:val="none" w:sz="0" w:space="0" w:color="auto"/>
            <w:left w:val="none" w:sz="0" w:space="0" w:color="auto"/>
            <w:bottom w:val="none" w:sz="0" w:space="0" w:color="auto"/>
            <w:right w:val="none" w:sz="0" w:space="0" w:color="auto"/>
          </w:divBdr>
          <w:divsChild>
            <w:div w:id="10298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917">
      <w:bodyDiv w:val="1"/>
      <w:marLeft w:val="0"/>
      <w:marRight w:val="0"/>
      <w:marTop w:val="0"/>
      <w:marBottom w:val="0"/>
      <w:divBdr>
        <w:top w:val="none" w:sz="0" w:space="0" w:color="auto"/>
        <w:left w:val="none" w:sz="0" w:space="0" w:color="auto"/>
        <w:bottom w:val="none" w:sz="0" w:space="0" w:color="auto"/>
        <w:right w:val="none" w:sz="0" w:space="0" w:color="auto"/>
      </w:divBdr>
    </w:div>
    <w:div w:id="29116650">
      <w:bodyDiv w:val="1"/>
      <w:marLeft w:val="0"/>
      <w:marRight w:val="0"/>
      <w:marTop w:val="0"/>
      <w:marBottom w:val="0"/>
      <w:divBdr>
        <w:top w:val="none" w:sz="0" w:space="0" w:color="auto"/>
        <w:left w:val="none" w:sz="0" w:space="0" w:color="auto"/>
        <w:bottom w:val="none" w:sz="0" w:space="0" w:color="auto"/>
        <w:right w:val="none" w:sz="0" w:space="0" w:color="auto"/>
      </w:divBdr>
    </w:div>
    <w:div w:id="39862282">
      <w:bodyDiv w:val="1"/>
      <w:marLeft w:val="0"/>
      <w:marRight w:val="0"/>
      <w:marTop w:val="0"/>
      <w:marBottom w:val="0"/>
      <w:divBdr>
        <w:top w:val="none" w:sz="0" w:space="0" w:color="auto"/>
        <w:left w:val="none" w:sz="0" w:space="0" w:color="auto"/>
        <w:bottom w:val="none" w:sz="0" w:space="0" w:color="auto"/>
        <w:right w:val="none" w:sz="0" w:space="0" w:color="auto"/>
      </w:divBdr>
    </w:div>
    <w:div w:id="51926313">
      <w:bodyDiv w:val="1"/>
      <w:marLeft w:val="0"/>
      <w:marRight w:val="0"/>
      <w:marTop w:val="0"/>
      <w:marBottom w:val="0"/>
      <w:divBdr>
        <w:top w:val="none" w:sz="0" w:space="0" w:color="auto"/>
        <w:left w:val="none" w:sz="0" w:space="0" w:color="auto"/>
        <w:bottom w:val="none" w:sz="0" w:space="0" w:color="auto"/>
        <w:right w:val="none" w:sz="0" w:space="0" w:color="auto"/>
      </w:divBdr>
    </w:div>
    <w:div w:id="52854202">
      <w:bodyDiv w:val="1"/>
      <w:marLeft w:val="0"/>
      <w:marRight w:val="0"/>
      <w:marTop w:val="0"/>
      <w:marBottom w:val="0"/>
      <w:divBdr>
        <w:top w:val="none" w:sz="0" w:space="0" w:color="auto"/>
        <w:left w:val="none" w:sz="0" w:space="0" w:color="auto"/>
        <w:bottom w:val="none" w:sz="0" w:space="0" w:color="auto"/>
        <w:right w:val="none" w:sz="0" w:space="0" w:color="auto"/>
      </w:divBdr>
    </w:div>
    <w:div w:id="59638123">
      <w:bodyDiv w:val="1"/>
      <w:marLeft w:val="0"/>
      <w:marRight w:val="0"/>
      <w:marTop w:val="0"/>
      <w:marBottom w:val="0"/>
      <w:divBdr>
        <w:top w:val="none" w:sz="0" w:space="0" w:color="auto"/>
        <w:left w:val="none" w:sz="0" w:space="0" w:color="auto"/>
        <w:bottom w:val="none" w:sz="0" w:space="0" w:color="auto"/>
        <w:right w:val="none" w:sz="0" w:space="0" w:color="auto"/>
      </w:divBdr>
      <w:divsChild>
        <w:div w:id="228073935">
          <w:marLeft w:val="0"/>
          <w:marRight w:val="0"/>
          <w:marTop w:val="0"/>
          <w:marBottom w:val="0"/>
          <w:divBdr>
            <w:top w:val="none" w:sz="0" w:space="0" w:color="auto"/>
            <w:left w:val="none" w:sz="0" w:space="0" w:color="auto"/>
            <w:bottom w:val="none" w:sz="0" w:space="0" w:color="auto"/>
            <w:right w:val="none" w:sz="0" w:space="0" w:color="auto"/>
          </w:divBdr>
          <w:divsChild>
            <w:div w:id="6660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6710">
      <w:bodyDiv w:val="1"/>
      <w:marLeft w:val="0"/>
      <w:marRight w:val="0"/>
      <w:marTop w:val="0"/>
      <w:marBottom w:val="0"/>
      <w:divBdr>
        <w:top w:val="none" w:sz="0" w:space="0" w:color="auto"/>
        <w:left w:val="none" w:sz="0" w:space="0" w:color="auto"/>
        <w:bottom w:val="none" w:sz="0" w:space="0" w:color="auto"/>
        <w:right w:val="none" w:sz="0" w:space="0" w:color="auto"/>
      </w:divBdr>
    </w:div>
    <w:div w:id="82915890">
      <w:bodyDiv w:val="1"/>
      <w:marLeft w:val="0"/>
      <w:marRight w:val="0"/>
      <w:marTop w:val="0"/>
      <w:marBottom w:val="0"/>
      <w:divBdr>
        <w:top w:val="none" w:sz="0" w:space="0" w:color="auto"/>
        <w:left w:val="none" w:sz="0" w:space="0" w:color="auto"/>
        <w:bottom w:val="none" w:sz="0" w:space="0" w:color="auto"/>
        <w:right w:val="none" w:sz="0" w:space="0" w:color="auto"/>
      </w:divBdr>
      <w:divsChild>
        <w:div w:id="2098356931">
          <w:marLeft w:val="0"/>
          <w:marRight w:val="0"/>
          <w:marTop w:val="0"/>
          <w:marBottom w:val="0"/>
          <w:divBdr>
            <w:top w:val="none" w:sz="0" w:space="0" w:color="auto"/>
            <w:left w:val="none" w:sz="0" w:space="0" w:color="auto"/>
            <w:bottom w:val="none" w:sz="0" w:space="0" w:color="auto"/>
            <w:right w:val="none" w:sz="0" w:space="0" w:color="auto"/>
          </w:divBdr>
          <w:divsChild>
            <w:div w:id="95634059">
              <w:marLeft w:val="0"/>
              <w:marRight w:val="0"/>
              <w:marTop w:val="0"/>
              <w:marBottom w:val="0"/>
              <w:divBdr>
                <w:top w:val="none" w:sz="0" w:space="0" w:color="auto"/>
                <w:left w:val="none" w:sz="0" w:space="0" w:color="auto"/>
                <w:bottom w:val="none" w:sz="0" w:space="0" w:color="auto"/>
                <w:right w:val="none" w:sz="0" w:space="0" w:color="auto"/>
              </w:divBdr>
            </w:div>
            <w:div w:id="18845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8667">
      <w:bodyDiv w:val="1"/>
      <w:marLeft w:val="0"/>
      <w:marRight w:val="0"/>
      <w:marTop w:val="0"/>
      <w:marBottom w:val="0"/>
      <w:divBdr>
        <w:top w:val="none" w:sz="0" w:space="0" w:color="auto"/>
        <w:left w:val="none" w:sz="0" w:space="0" w:color="auto"/>
        <w:bottom w:val="none" w:sz="0" w:space="0" w:color="auto"/>
        <w:right w:val="none" w:sz="0" w:space="0" w:color="auto"/>
      </w:divBdr>
      <w:divsChild>
        <w:div w:id="1947417611">
          <w:marLeft w:val="0"/>
          <w:marRight w:val="0"/>
          <w:marTop w:val="0"/>
          <w:marBottom w:val="0"/>
          <w:divBdr>
            <w:top w:val="none" w:sz="0" w:space="0" w:color="auto"/>
            <w:left w:val="none" w:sz="0" w:space="0" w:color="auto"/>
            <w:bottom w:val="none" w:sz="0" w:space="0" w:color="auto"/>
            <w:right w:val="none" w:sz="0" w:space="0" w:color="auto"/>
          </w:divBdr>
          <w:divsChild>
            <w:div w:id="288705209">
              <w:marLeft w:val="0"/>
              <w:marRight w:val="0"/>
              <w:marTop w:val="0"/>
              <w:marBottom w:val="0"/>
              <w:divBdr>
                <w:top w:val="none" w:sz="0" w:space="0" w:color="auto"/>
                <w:left w:val="none" w:sz="0" w:space="0" w:color="auto"/>
                <w:bottom w:val="none" w:sz="0" w:space="0" w:color="auto"/>
                <w:right w:val="none" w:sz="0" w:space="0" w:color="auto"/>
              </w:divBdr>
            </w:div>
            <w:div w:id="414013557">
              <w:marLeft w:val="0"/>
              <w:marRight w:val="0"/>
              <w:marTop w:val="0"/>
              <w:marBottom w:val="0"/>
              <w:divBdr>
                <w:top w:val="none" w:sz="0" w:space="0" w:color="auto"/>
                <w:left w:val="none" w:sz="0" w:space="0" w:color="auto"/>
                <w:bottom w:val="none" w:sz="0" w:space="0" w:color="auto"/>
                <w:right w:val="none" w:sz="0" w:space="0" w:color="auto"/>
              </w:divBdr>
            </w:div>
            <w:div w:id="656694124">
              <w:marLeft w:val="0"/>
              <w:marRight w:val="0"/>
              <w:marTop w:val="0"/>
              <w:marBottom w:val="0"/>
              <w:divBdr>
                <w:top w:val="none" w:sz="0" w:space="0" w:color="auto"/>
                <w:left w:val="none" w:sz="0" w:space="0" w:color="auto"/>
                <w:bottom w:val="none" w:sz="0" w:space="0" w:color="auto"/>
                <w:right w:val="none" w:sz="0" w:space="0" w:color="auto"/>
              </w:divBdr>
            </w:div>
            <w:div w:id="871382977">
              <w:marLeft w:val="0"/>
              <w:marRight w:val="0"/>
              <w:marTop w:val="0"/>
              <w:marBottom w:val="0"/>
              <w:divBdr>
                <w:top w:val="none" w:sz="0" w:space="0" w:color="auto"/>
                <w:left w:val="none" w:sz="0" w:space="0" w:color="auto"/>
                <w:bottom w:val="none" w:sz="0" w:space="0" w:color="auto"/>
                <w:right w:val="none" w:sz="0" w:space="0" w:color="auto"/>
              </w:divBdr>
            </w:div>
            <w:div w:id="1667199538">
              <w:marLeft w:val="0"/>
              <w:marRight w:val="0"/>
              <w:marTop w:val="0"/>
              <w:marBottom w:val="0"/>
              <w:divBdr>
                <w:top w:val="none" w:sz="0" w:space="0" w:color="auto"/>
                <w:left w:val="none" w:sz="0" w:space="0" w:color="auto"/>
                <w:bottom w:val="none" w:sz="0" w:space="0" w:color="auto"/>
                <w:right w:val="none" w:sz="0" w:space="0" w:color="auto"/>
              </w:divBdr>
            </w:div>
            <w:div w:id="19395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4048">
      <w:bodyDiv w:val="1"/>
      <w:marLeft w:val="0"/>
      <w:marRight w:val="0"/>
      <w:marTop w:val="0"/>
      <w:marBottom w:val="0"/>
      <w:divBdr>
        <w:top w:val="none" w:sz="0" w:space="0" w:color="auto"/>
        <w:left w:val="none" w:sz="0" w:space="0" w:color="auto"/>
        <w:bottom w:val="none" w:sz="0" w:space="0" w:color="auto"/>
        <w:right w:val="none" w:sz="0" w:space="0" w:color="auto"/>
      </w:divBdr>
      <w:divsChild>
        <w:div w:id="1798523886">
          <w:marLeft w:val="0"/>
          <w:marRight w:val="0"/>
          <w:marTop w:val="0"/>
          <w:marBottom w:val="0"/>
          <w:divBdr>
            <w:top w:val="none" w:sz="0" w:space="0" w:color="auto"/>
            <w:left w:val="none" w:sz="0" w:space="0" w:color="auto"/>
            <w:bottom w:val="none" w:sz="0" w:space="0" w:color="auto"/>
            <w:right w:val="none" w:sz="0" w:space="0" w:color="auto"/>
          </w:divBdr>
          <w:divsChild>
            <w:div w:id="274098523">
              <w:marLeft w:val="0"/>
              <w:marRight w:val="0"/>
              <w:marTop w:val="0"/>
              <w:marBottom w:val="0"/>
              <w:divBdr>
                <w:top w:val="none" w:sz="0" w:space="0" w:color="auto"/>
                <w:left w:val="none" w:sz="0" w:space="0" w:color="auto"/>
                <w:bottom w:val="none" w:sz="0" w:space="0" w:color="auto"/>
                <w:right w:val="none" w:sz="0" w:space="0" w:color="auto"/>
              </w:divBdr>
            </w:div>
            <w:div w:id="1225066046">
              <w:marLeft w:val="0"/>
              <w:marRight w:val="0"/>
              <w:marTop w:val="0"/>
              <w:marBottom w:val="0"/>
              <w:divBdr>
                <w:top w:val="none" w:sz="0" w:space="0" w:color="auto"/>
                <w:left w:val="none" w:sz="0" w:space="0" w:color="auto"/>
                <w:bottom w:val="none" w:sz="0" w:space="0" w:color="auto"/>
                <w:right w:val="none" w:sz="0" w:space="0" w:color="auto"/>
              </w:divBdr>
            </w:div>
            <w:div w:id="1226261949">
              <w:marLeft w:val="0"/>
              <w:marRight w:val="0"/>
              <w:marTop w:val="0"/>
              <w:marBottom w:val="0"/>
              <w:divBdr>
                <w:top w:val="none" w:sz="0" w:space="0" w:color="auto"/>
                <w:left w:val="none" w:sz="0" w:space="0" w:color="auto"/>
                <w:bottom w:val="none" w:sz="0" w:space="0" w:color="auto"/>
                <w:right w:val="none" w:sz="0" w:space="0" w:color="auto"/>
              </w:divBdr>
            </w:div>
            <w:div w:id="1336764169">
              <w:marLeft w:val="0"/>
              <w:marRight w:val="0"/>
              <w:marTop w:val="0"/>
              <w:marBottom w:val="0"/>
              <w:divBdr>
                <w:top w:val="none" w:sz="0" w:space="0" w:color="auto"/>
                <w:left w:val="none" w:sz="0" w:space="0" w:color="auto"/>
                <w:bottom w:val="none" w:sz="0" w:space="0" w:color="auto"/>
                <w:right w:val="none" w:sz="0" w:space="0" w:color="auto"/>
              </w:divBdr>
            </w:div>
            <w:div w:id="1844784069">
              <w:marLeft w:val="0"/>
              <w:marRight w:val="0"/>
              <w:marTop w:val="0"/>
              <w:marBottom w:val="0"/>
              <w:divBdr>
                <w:top w:val="none" w:sz="0" w:space="0" w:color="auto"/>
                <w:left w:val="none" w:sz="0" w:space="0" w:color="auto"/>
                <w:bottom w:val="none" w:sz="0" w:space="0" w:color="auto"/>
                <w:right w:val="none" w:sz="0" w:space="0" w:color="auto"/>
              </w:divBdr>
            </w:div>
            <w:div w:id="19815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935">
      <w:bodyDiv w:val="1"/>
      <w:marLeft w:val="0"/>
      <w:marRight w:val="0"/>
      <w:marTop w:val="0"/>
      <w:marBottom w:val="0"/>
      <w:divBdr>
        <w:top w:val="none" w:sz="0" w:space="0" w:color="auto"/>
        <w:left w:val="none" w:sz="0" w:space="0" w:color="auto"/>
        <w:bottom w:val="none" w:sz="0" w:space="0" w:color="auto"/>
        <w:right w:val="none" w:sz="0" w:space="0" w:color="auto"/>
      </w:divBdr>
    </w:div>
    <w:div w:id="125709914">
      <w:bodyDiv w:val="1"/>
      <w:marLeft w:val="0"/>
      <w:marRight w:val="0"/>
      <w:marTop w:val="0"/>
      <w:marBottom w:val="0"/>
      <w:divBdr>
        <w:top w:val="none" w:sz="0" w:space="0" w:color="auto"/>
        <w:left w:val="none" w:sz="0" w:space="0" w:color="auto"/>
        <w:bottom w:val="none" w:sz="0" w:space="0" w:color="auto"/>
        <w:right w:val="none" w:sz="0" w:space="0" w:color="auto"/>
      </w:divBdr>
    </w:div>
    <w:div w:id="136265763">
      <w:bodyDiv w:val="1"/>
      <w:marLeft w:val="0"/>
      <w:marRight w:val="0"/>
      <w:marTop w:val="0"/>
      <w:marBottom w:val="0"/>
      <w:divBdr>
        <w:top w:val="none" w:sz="0" w:space="0" w:color="auto"/>
        <w:left w:val="none" w:sz="0" w:space="0" w:color="auto"/>
        <w:bottom w:val="none" w:sz="0" w:space="0" w:color="auto"/>
        <w:right w:val="none" w:sz="0" w:space="0" w:color="auto"/>
      </w:divBdr>
    </w:div>
    <w:div w:id="145512814">
      <w:bodyDiv w:val="1"/>
      <w:marLeft w:val="0"/>
      <w:marRight w:val="0"/>
      <w:marTop w:val="0"/>
      <w:marBottom w:val="0"/>
      <w:divBdr>
        <w:top w:val="none" w:sz="0" w:space="0" w:color="auto"/>
        <w:left w:val="none" w:sz="0" w:space="0" w:color="auto"/>
        <w:bottom w:val="none" w:sz="0" w:space="0" w:color="auto"/>
        <w:right w:val="none" w:sz="0" w:space="0" w:color="auto"/>
      </w:divBdr>
    </w:div>
    <w:div w:id="184292623">
      <w:bodyDiv w:val="1"/>
      <w:marLeft w:val="0"/>
      <w:marRight w:val="0"/>
      <w:marTop w:val="0"/>
      <w:marBottom w:val="0"/>
      <w:divBdr>
        <w:top w:val="none" w:sz="0" w:space="0" w:color="auto"/>
        <w:left w:val="none" w:sz="0" w:space="0" w:color="auto"/>
        <w:bottom w:val="none" w:sz="0" w:space="0" w:color="auto"/>
        <w:right w:val="none" w:sz="0" w:space="0" w:color="auto"/>
      </w:divBdr>
    </w:div>
    <w:div w:id="215432850">
      <w:bodyDiv w:val="1"/>
      <w:marLeft w:val="0"/>
      <w:marRight w:val="0"/>
      <w:marTop w:val="0"/>
      <w:marBottom w:val="0"/>
      <w:divBdr>
        <w:top w:val="none" w:sz="0" w:space="0" w:color="auto"/>
        <w:left w:val="none" w:sz="0" w:space="0" w:color="auto"/>
        <w:bottom w:val="none" w:sz="0" w:space="0" w:color="auto"/>
        <w:right w:val="none" w:sz="0" w:space="0" w:color="auto"/>
      </w:divBdr>
      <w:divsChild>
        <w:div w:id="1219852827">
          <w:marLeft w:val="0"/>
          <w:marRight w:val="0"/>
          <w:marTop w:val="0"/>
          <w:marBottom w:val="0"/>
          <w:divBdr>
            <w:top w:val="none" w:sz="0" w:space="0" w:color="auto"/>
            <w:left w:val="none" w:sz="0" w:space="0" w:color="auto"/>
            <w:bottom w:val="none" w:sz="0" w:space="0" w:color="auto"/>
            <w:right w:val="none" w:sz="0" w:space="0" w:color="auto"/>
          </w:divBdr>
          <w:divsChild>
            <w:div w:id="39331067">
              <w:marLeft w:val="0"/>
              <w:marRight w:val="0"/>
              <w:marTop w:val="0"/>
              <w:marBottom w:val="0"/>
              <w:divBdr>
                <w:top w:val="none" w:sz="0" w:space="0" w:color="auto"/>
                <w:left w:val="none" w:sz="0" w:space="0" w:color="auto"/>
                <w:bottom w:val="none" w:sz="0" w:space="0" w:color="auto"/>
                <w:right w:val="none" w:sz="0" w:space="0" w:color="auto"/>
              </w:divBdr>
            </w:div>
            <w:div w:id="322007257">
              <w:marLeft w:val="0"/>
              <w:marRight w:val="0"/>
              <w:marTop w:val="0"/>
              <w:marBottom w:val="0"/>
              <w:divBdr>
                <w:top w:val="none" w:sz="0" w:space="0" w:color="auto"/>
                <w:left w:val="none" w:sz="0" w:space="0" w:color="auto"/>
                <w:bottom w:val="none" w:sz="0" w:space="0" w:color="auto"/>
                <w:right w:val="none" w:sz="0" w:space="0" w:color="auto"/>
              </w:divBdr>
            </w:div>
            <w:div w:id="969290054">
              <w:marLeft w:val="0"/>
              <w:marRight w:val="0"/>
              <w:marTop w:val="0"/>
              <w:marBottom w:val="0"/>
              <w:divBdr>
                <w:top w:val="none" w:sz="0" w:space="0" w:color="auto"/>
                <w:left w:val="none" w:sz="0" w:space="0" w:color="auto"/>
                <w:bottom w:val="none" w:sz="0" w:space="0" w:color="auto"/>
                <w:right w:val="none" w:sz="0" w:space="0" w:color="auto"/>
              </w:divBdr>
            </w:div>
            <w:div w:id="1239169633">
              <w:marLeft w:val="0"/>
              <w:marRight w:val="0"/>
              <w:marTop w:val="0"/>
              <w:marBottom w:val="0"/>
              <w:divBdr>
                <w:top w:val="none" w:sz="0" w:space="0" w:color="auto"/>
                <w:left w:val="none" w:sz="0" w:space="0" w:color="auto"/>
                <w:bottom w:val="none" w:sz="0" w:space="0" w:color="auto"/>
                <w:right w:val="none" w:sz="0" w:space="0" w:color="auto"/>
              </w:divBdr>
            </w:div>
            <w:div w:id="1242907622">
              <w:marLeft w:val="0"/>
              <w:marRight w:val="0"/>
              <w:marTop w:val="0"/>
              <w:marBottom w:val="0"/>
              <w:divBdr>
                <w:top w:val="none" w:sz="0" w:space="0" w:color="auto"/>
                <w:left w:val="none" w:sz="0" w:space="0" w:color="auto"/>
                <w:bottom w:val="none" w:sz="0" w:space="0" w:color="auto"/>
                <w:right w:val="none" w:sz="0" w:space="0" w:color="auto"/>
              </w:divBdr>
            </w:div>
            <w:div w:id="1543134157">
              <w:marLeft w:val="0"/>
              <w:marRight w:val="0"/>
              <w:marTop w:val="0"/>
              <w:marBottom w:val="0"/>
              <w:divBdr>
                <w:top w:val="none" w:sz="0" w:space="0" w:color="auto"/>
                <w:left w:val="none" w:sz="0" w:space="0" w:color="auto"/>
                <w:bottom w:val="none" w:sz="0" w:space="0" w:color="auto"/>
                <w:right w:val="none" w:sz="0" w:space="0" w:color="auto"/>
              </w:divBdr>
            </w:div>
            <w:div w:id="1550263818">
              <w:marLeft w:val="0"/>
              <w:marRight w:val="0"/>
              <w:marTop w:val="0"/>
              <w:marBottom w:val="0"/>
              <w:divBdr>
                <w:top w:val="none" w:sz="0" w:space="0" w:color="auto"/>
                <w:left w:val="none" w:sz="0" w:space="0" w:color="auto"/>
                <w:bottom w:val="none" w:sz="0" w:space="0" w:color="auto"/>
                <w:right w:val="none" w:sz="0" w:space="0" w:color="auto"/>
              </w:divBdr>
            </w:div>
            <w:div w:id="1606884784">
              <w:marLeft w:val="0"/>
              <w:marRight w:val="0"/>
              <w:marTop w:val="0"/>
              <w:marBottom w:val="0"/>
              <w:divBdr>
                <w:top w:val="none" w:sz="0" w:space="0" w:color="auto"/>
                <w:left w:val="none" w:sz="0" w:space="0" w:color="auto"/>
                <w:bottom w:val="none" w:sz="0" w:space="0" w:color="auto"/>
                <w:right w:val="none" w:sz="0" w:space="0" w:color="auto"/>
              </w:divBdr>
            </w:div>
            <w:div w:id="1610887967">
              <w:marLeft w:val="0"/>
              <w:marRight w:val="0"/>
              <w:marTop w:val="0"/>
              <w:marBottom w:val="0"/>
              <w:divBdr>
                <w:top w:val="none" w:sz="0" w:space="0" w:color="auto"/>
                <w:left w:val="none" w:sz="0" w:space="0" w:color="auto"/>
                <w:bottom w:val="none" w:sz="0" w:space="0" w:color="auto"/>
                <w:right w:val="none" w:sz="0" w:space="0" w:color="auto"/>
              </w:divBdr>
            </w:div>
            <w:div w:id="1697001901">
              <w:marLeft w:val="0"/>
              <w:marRight w:val="0"/>
              <w:marTop w:val="0"/>
              <w:marBottom w:val="0"/>
              <w:divBdr>
                <w:top w:val="none" w:sz="0" w:space="0" w:color="auto"/>
                <w:left w:val="none" w:sz="0" w:space="0" w:color="auto"/>
                <w:bottom w:val="none" w:sz="0" w:space="0" w:color="auto"/>
                <w:right w:val="none" w:sz="0" w:space="0" w:color="auto"/>
              </w:divBdr>
            </w:div>
            <w:div w:id="1770806948">
              <w:marLeft w:val="0"/>
              <w:marRight w:val="0"/>
              <w:marTop w:val="0"/>
              <w:marBottom w:val="0"/>
              <w:divBdr>
                <w:top w:val="none" w:sz="0" w:space="0" w:color="auto"/>
                <w:left w:val="none" w:sz="0" w:space="0" w:color="auto"/>
                <w:bottom w:val="none" w:sz="0" w:space="0" w:color="auto"/>
                <w:right w:val="none" w:sz="0" w:space="0" w:color="auto"/>
              </w:divBdr>
            </w:div>
            <w:div w:id="184034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49889">
      <w:bodyDiv w:val="1"/>
      <w:marLeft w:val="0"/>
      <w:marRight w:val="0"/>
      <w:marTop w:val="0"/>
      <w:marBottom w:val="0"/>
      <w:divBdr>
        <w:top w:val="none" w:sz="0" w:space="0" w:color="auto"/>
        <w:left w:val="none" w:sz="0" w:space="0" w:color="auto"/>
        <w:bottom w:val="none" w:sz="0" w:space="0" w:color="auto"/>
        <w:right w:val="none" w:sz="0" w:space="0" w:color="auto"/>
      </w:divBdr>
    </w:div>
    <w:div w:id="246231540">
      <w:bodyDiv w:val="1"/>
      <w:marLeft w:val="0"/>
      <w:marRight w:val="0"/>
      <w:marTop w:val="0"/>
      <w:marBottom w:val="0"/>
      <w:divBdr>
        <w:top w:val="none" w:sz="0" w:space="0" w:color="auto"/>
        <w:left w:val="none" w:sz="0" w:space="0" w:color="auto"/>
        <w:bottom w:val="none" w:sz="0" w:space="0" w:color="auto"/>
        <w:right w:val="none" w:sz="0" w:space="0" w:color="auto"/>
      </w:divBdr>
      <w:divsChild>
        <w:div w:id="411970623">
          <w:marLeft w:val="0"/>
          <w:marRight w:val="0"/>
          <w:marTop w:val="0"/>
          <w:marBottom w:val="0"/>
          <w:divBdr>
            <w:top w:val="none" w:sz="0" w:space="0" w:color="auto"/>
            <w:left w:val="none" w:sz="0" w:space="0" w:color="auto"/>
            <w:bottom w:val="none" w:sz="0" w:space="0" w:color="auto"/>
            <w:right w:val="none" w:sz="0" w:space="0" w:color="auto"/>
          </w:divBdr>
          <w:divsChild>
            <w:div w:id="700739189">
              <w:marLeft w:val="0"/>
              <w:marRight w:val="0"/>
              <w:marTop w:val="0"/>
              <w:marBottom w:val="0"/>
              <w:divBdr>
                <w:top w:val="none" w:sz="0" w:space="0" w:color="auto"/>
                <w:left w:val="none" w:sz="0" w:space="0" w:color="auto"/>
                <w:bottom w:val="none" w:sz="0" w:space="0" w:color="auto"/>
                <w:right w:val="none" w:sz="0" w:space="0" w:color="auto"/>
              </w:divBdr>
            </w:div>
            <w:div w:id="1230922122">
              <w:marLeft w:val="0"/>
              <w:marRight w:val="0"/>
              <w:marTop w:val="0"/>
              <w:marBottom w:val="0"/>
              <w:divBdr>
                <w:top w:val="none" w:sz="0" w:space="0" w:color="auto"/>
                <w:left w:val="none" w:sz="0" w:space="0" w:color="auto"/>
                <w:bottom w:val="none" w:sz="0" w:space="0" w:color="auto"/>
                <w:right w:val="none" w:sz="0" w:space="0" w:color="auto"/>
              </w:divBdr>
            </w:div>
            <w:div w:id="1333676048">
              <w:marLeft w:val="0"/>
              <w:marRight w:val="0"/>
              <w:marTop w:val="0"/>
              <w:marBottom w:val="0"/>
              <w:divBdr>
                <w:top w:val="none" w:sz="0" w:space="0" w:color="auto"/>
                <w:left w:val="none" w:sz="0" w:space="0" w:color="auto"/>
                <w:bottom w:val="none" w:sz="0" w:space="0" w:color="auto"/>
                <w:right w:val="none" w:sz="0" w:space="0" w:color="auto"/>
              </w:divBdr>
            </w:div>
            <w:div w:id="213806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94678">
      <w:bodyDiv w:val="1"/>
      <w:marLeft w:val="0"/>
      <w:marRight w:val="0"/>
      <w:marTop w:val="0"/>
      <w:marBottom w:val="0"/>
      <w:divBdr>
        <w:top w:val="none" w:sz="0" w:space="0" w:color="auto"/>
        <w:left w:val="none" w:sz="0" w:space="0" w:color="auto"/>
        <w:bottom w:val="none" w:sz="0" w:space="0" w:color="auto"/>
        <w:right w:val="none" w:sz="0" w:space="0" w:color="auto"/>
      </w:divBdr>
    </w:div>
    <w:div w:id="282345472">
      <w:bodyDiv w:val="1"/>
      <w:marLeft w:val="0"/>
      <w:marRight w:val="0"/>
      <w:marTop w:val="0"/>
      <w:marBottom w:val="0"/>
      <w:divBdr>
        <w:top w:val="none" w:sz="0" w:space="0" w:color="auto"/>
        <w:left w:val="none" w:sz="0" w:space="0" w:color="auto"/>
        <w:bottom w:val="none" w:sz="0" w:space="0" w:color="auto"/>
        <w:right w:val="none" w:sz="0" w:space="0" w:color="auto"/>
      </w:divBdr>
    </w:div>
    <w:div w:id="304897147">
      <w:bodyDiv w:val="1"/>
      <w:marLeft w:val="0"/>
      <w:marRight w:val="0"/>
      <w:marTop w:val="0"/>
      <w:marBottom w:val="0"/>
      <w:divBdr>
        <w:top w:val="none" w:sz="0" w:space="0" w:color="auto"/>
        <w:left w:val="none" w:sz="0" w:space="0" w:color="auto"/>
        <w:bottom w:val="none" w:sz="0" w:space="0" w:color="auto"/>
        <w:right w:val="none" w:sz="0" w:space="0" w:color="auto"/>
      </w:divBdr>
      <w:divsChild>
        <w:div w:id="1715470813">
          <w:marLeft w:val="0"/>
          <w:marRight w:val="0"/>
          <w:marTop w:val="0"/>
          <w:marBottom w:val="0"/>
          <w:divBdr>
            <w:top w:val="none" w:sz="0" w:space="0" w:color="auto"/>
            <w:left w:val="none" w:sz="0" w:space="0" w:color="auto"/>
            <w:bottom w:val="none" w:sz="0" w:space="0" w:color="auto"/>
            <w:right w:val="none" w:sz="0" w:space="0" w:color="auto"/>
          </w:divBdr>
          <w:divsChild>
            <w:div w:id="31619951">
              <w:marLeft w:val="0"/>
              <w:marRight w:val="0"/>
              <w:marTop w:val="0"/>
              <w:marBottom w:val="0"/>
              <w:divBdr>
                <w:top w:val="none" w:sz="0" w:space="0" w:color="auto"/>
                <w:left w:val="none" w:sz="0" w:space="0" w:color="auto"/>
                <w:bottom w:val="none" w:sz="0" w:space="0" w:color="auto"/>
                <w:right w:val="none" w:sz="0" w:space="0" w:color="auto"/>
              </w:divBdr>
            </w:div>
            <w:div w:id="33120116">
              <w:marLeft w:val="0"/>
              <w:marRight w:val="0"/>
              <w:marTop w:val="0"/>
              <w:marBottom w:val="0"/>
              <w:divBdr>
                <w:top w:val="none" w:sz="0" w:space="0" w:color="auto"/>
                <w:left w:val="none" w:sz="0" w:space="0" w:color="auto"/>
                <w:bottom w:val="none" w:sz="0" w:space="0" w:color="auto"/>
                <w:right w:val="none" w:sz="0" w:space="0" w:color="auto"/>
              </w:divBdr>
            </w:div>
            <w:div w:id="50277987">
              <w:marLeft w:val="0"/>
              <w:marRight w:val="0"/>
              <w:marTop w:val="0"/>
              <w:marBottom w:val="0"/>
              <w:divBdr>
                <w:top w:val="none" w:sz="0" w:space="0" w:color="auto"/>
                <w:left w:val="none" w:sz="0" w:space="0" w:color="auto"/>
                <w:bottom w:val="none" w:sz="0" w:space="0" w:color="auto"/>
                <w:right w:val="none" w:sz="0" w:space="0" w:color="auto"/>
              </w:divBdr>
            </w:div>
            <w:div w:id="117797306">
              <w:marLeft w:val="0"/>
              <w:marRight w:val="0"/>
              <w:marTop w:val="0"/>
              <w:marBottom w:val="0"/>
              <w:divBdr>
                <w:top w:val="none" w:sz="0" w:space="0" w:color="auto"/>
                <w:left w:val="none" w:sz="0" w:space="0" w:color="auto"/>
                <w:bottom w:val="none" w:sz="0" w:space="0" w:color="auto"/>
                <w:right w:val="none" w:sz="0" w:space="0" w:color="auto"/>
              </w:divBdr>
            </w:div>
            <w:div w:id="122115853">
              <w:marLeft w:val="0"/>
              <w:marRight w:val="0"/>
              <w:marTop w:val="0"/>
              <w:marBottom w:val="0"/>
              <w:divBdr>
                <w:top w:val="none" w:sz="0" w:space="0" w:color="auto"/>
                <w:left w:val="none" w:sz="0" w:space="0" w:color="auto"/>
                <w:bottom w:val="none" w:sz="0" w:space="0" w:color="auto"/>
                <w:right w:val="none" w:sz="0" w:space="0" w:color="auto"/>
              </w:divBdr>
            </w:div>
            <w:div w:id="137695569">
              <w:marLeft w:val="0"/>
              <w:marRight w:val="0"/>
              <w:marTop w:val="0"/>
              <w:marBottom w:val="0"/>
              <w:divBdr>
                <w:top w:val="none" w:sz="0" w:space="0" w:color="auto"/>
                <w:left w:val="none" w:sz="0" w:space="0" w:color="auto"/>
                <w:bottom w:val="none" w:sz="0" w:space="0" w:color="auto"/>
                <w:right w:val="none" w:sz="0" w:space="0" w:color="auto"/>
              </w:divBdr>
            </w:div>
            <w:div w:id="143393555">
              <w:marLeft w:val="0"/>
              <w:marRight w:val="0"/>
              <w:marTop w:val="0"/>
              <w:marBottom w:val="0"/>
              <w:divBdr>
                <w:top w:val="none" w:sz="0" w:space="0" w:color="auto"/>
                <w:left w:val="none" w:sz="0" w:space="0" w:color="auto"/>
                <w:bottom w:val="none" w:sz="0" w:space="0" w:color="auto"/>
                <w:right w:val="none" w:sz="0" w:space="0" w:color="auto"/>
              </w:divBdr>
            </w:div>
            <w:div w:id="253320880">
              <w:marLeft w:val="0"/>
              <w:marRight w:val="0"/>
              <w:marTop w:val="0"/>
              <w:marBottom w:val="0"/>
              <w:divBdr>
                <w:top w:val="none" w:sz="0" w:space="0" w:color="auto"/>
                <w:left w:val="none" w:sz="0" w:space="0" w:color="auto"/>
                <w:bottom w:val="none" w:sz="0" w:space="0" w:color="auto"/>
                <w:right w:val="none" w:sz="0" w:space="0" w:color="auto"/>
              </w:divBdr>
            </w:div>
            <w:div w:id="280234408">
              <w:marLeft w:val="0"/>
              <w:marRight w:val="0"/>
              <w:marTop w:val="0"/>
              <w:marBottom w:val="0"/>
              <w:divBdr>
                <w:top w:val="none" w:sz="0" w:space="0" w:color="auto"/>
                <w:left w:val="none" w:sz="0" w:space="0" w:color="auto"/>
                <w:bottom w:val="none" w:sz="0" w:space="0" w:color="auto"/>
                <w:right w:val="none" w:sz="0" w:space="0" w:color="auto"/>
              </w:divBdr>
            </w:div>
            <w:div w:id="285427991">
              <w:marLeft w:val="0"/>
              <w:marRight w:val="0"/>
              <w:marTop w:val="0"/>
              <w:marBottom w:val="0"/>
              <w:divBdr>
                <w:top w:val="none" w:sz="0" w:space="0" w:color="auto"/>
                <w:left w:val="none" w:sz="0" w:space="0" w:color="auto"/>
                <w:bottom w:val="none" w:sz="0" w:space="0" w:color="auto"/>
                <w:right w:val="none" w:sz="0" w:space="0" w:color="auto"/>
              </w:divBdr>
            </w:div>
            <w:div w:id="291524222">
              <w:marLeft w:val="0"/>
              <w:marRight w:val="0"/>
              <w:marTop w:val="0"/>
              <w:marBottom w:val="0"/>
              <w:divBdr>
                <w:top w:val="none" w:sz="0" w:space="0" w:color="auto"/>
                <w:left w:val="none" w:sz="0" w:space="0" w:color="auto"/>
                <w:bottom w:val="none" w:sz="0" w:space="0" w:color="auto"/>
                <w:right w:val="none" w:sz="0" w:space="0" w:color="auto"/>
              </w:divBdr>
            </w:div>
            <w:div w:id="300817397">
              <w:marLeft w:val="0"/>
              <w:marRight w:val="0"/>
              <w:marTop w:val="0"/>
              <w:marBottom w:val="0"/>
              <w:divBdr>
                <w:top w:val="none" w:sz="0" w:space="0" w:color="auto"/>
                <w:left w:val="none" w:sz="0" w:space="0" w:color="auto"/>
                <w:bottom w:val="none" w:sz="0" w:space="0" w:color="auto"/>
                <w:right w:val="none" w:sz="0" w:space="0" w:color="auto"/>
              </w:divBdr>
            </w:div>
            <w:div w:id="367415721">
              <w:marLeft w:val="0"/>
              <w:marRight w:val="0"/>
              <w:marTop w:val="0"/>
              <w:marBottom w:val="0"/>
              <w:divBdr>
                <w:top w:val="none" w:sz="0" w:space="0" w:color="auto"/>
                <w:left w:val="none" w:sz="0" w:space="0" w:color="auto"/>
                <w:bottom w:val="none" w:sz="0" w:space="0" w:color="auto"/>
                <w:right w:val="none" w:sz="0" w:space="0" w:color="auto"/>
              </w:divBdr>
            </w:div>
            <w:div w:id="401830385">
              <w:marLeft w:val="0"/>
              <w:marRight w:val="0"/>
              <w:marTop w:val="0"/>
              <w:marBottom w:val="0"/>
              <w:divBdr>
                <w:top w:val="none" w:sz="0" w:space="0" w:color="auto"/>
                <w:left w:val="none" w:sz="0" w:space="0" w:color="auto"/>
                <w:bottom w:val="none" w:sz="0" w:space="0" w:color="auto"/>
                <w:right w:val="none" w:sz="0" w:space="0" w:color="auto"/>
              </w:divBdr>
            </w:div>
            <w:div w:id="424155765">
              <w:marLeft w:val="0"/>
              <w:marRight w:val="0"/>
              <w:marTop w:val="0"/>
              <w:marBottom w:val="0"/>
              <w:divBdr>
                <w:top w:val="none" w:sz="0" w:space="0" w:color="auto"/>
                <w:left w:val="none" w:sz="0" w:space="0" w:color="auto"/>
                <w:bottom w:val="none" w:sz="0" w:space="0" w:color="auto"/>
                <w:right w:val="none" w:sz="0" w:space="0" w:color="auto"/>
              </w:divBdr>
            </w:div>
            <w:div w:id="474032439">
              <w:marLeft w:val="0"/>
              <w:marRight w:val="0"/>
              <w:marTop w:val="0"/>
              <w:marBottom w:val="0"/>
              <w:divBdr>
                <w:top w:val="none" w:sz="0" w:space="0" w:color="auto"/>
                <w:left w:val="none" w:sz="0" w:space="0" w:color="auto"/>
                <w:bottom w:val="none" w:sz="0" w:space="0" w:color="auto"/>
                <w:right w:val="none" w:sz="0" w:space="0" w:color="auto"/>
              </w:divBdr>
            </w:div>
            <w:div w:id="528225905">
              <w:marLeft w:val="0"/>
              <w:marRight w:val="0"/>
              <w:marTop w:val="0"/>
              <w:marBottom w:val="0"/>
              <w:divBdr>
                <w:top w:val="none" w:sz="0" w:space="0" w:color="auto"/>
                <w:left w:val="none" w:sz="0" w:space="0" w:color="auto"/>
                <w:bottom w:val="none" w:sz="0" w:space="0" w:color="auto"/>
                <w:right w:val="none" w:sz="0" w:space="0" w:color="auto"/>
              </w:divBdr>
            </w:div>
            <w:div w:id="548688853">
              <w:marLeft w:val="0"/>
              <w:marRight w:val="0"/>
              <w:marTop w:val="0"/>
              <w:marBottom w:val="0"/>
              <w:divBdr>
                <w:top w:val="none" w:sz="0" w:space="0" w:color="auto"/>
                <w:left w:val="none" w:sz="0" w:space="0" w:color="auto"/>
                <w:bottom w:val="none" w:sz="0" w:space="0" w:color="auto"/>
                <w:right w:val="none" w:sz="0" w:space="0" w:color="auto"/>
              </w:divBdr>
            </w:div>
            <w:div w:id="561597611">
              <w:marLeft w:val="0"/>
              <w:marRight w:val="0"/>
              <w:marTop w:val="0"/>
              <w:marBottom w:val="0"/>
              <w:divBdr>
                <w:top w:val="none" w:sz="0" w:space="0" w:color="auto"/>
                <w:left w:val="none" w:sz="0" w:space="0" w:color="auto"/>
                <w:bottom w:val="none" w:sz="0" w:space="0" w:color="auto"/>
                <w:right w:val="none" w:sz="0" w:space="0" w:color="auto"/>
              </w:divBdr>
            </w:div>
            <w:div w:id="610284035">
              <w:marLeft w:val="0"/>
              <w:marRight w:val="0"/>
              <w:marTop w:val="0"/>
              <w:marBottom w:val="0"/>
              <w:divBdr>
                <w:top w:val="none" w:sz="0" w:space="0" w:color="auto"/>
                <w:left w:val="none" w:sz="0" w:space="0" w:color="auto"/>
                <w:bottom w:val="none" w:sz="0" w:space="0" w:color="auto"/>
                <w:right w:val="none" w:sz="0" w:space="0" w:color="auto"/>
              </w:divBdr>
            </w:div>
            <w:div w:id="645666477">
              <w:marLeft w:val="0"/>
              <w:marRight w:val="0"/>
              <w:marTop w:val="0"/>
              <w:marBottom w:val="0"/>
              <w:divBdr>
                <w:top w:val="none" w:sz="0" w:space="0" w:color="auto"/>
                <w:left w:val="none" w:sz="0" w:space="0" w:color="auto"/>
                <w:bottom w:val="none" w:sz="0" w:space="0" w:color="auto"/>
                <w:right w:val="none" w:sz="0" w:space="0" w:color="auto"/>
              </w:divBdr>
            </w:div>
            <w:div w:id="665091525">
              <w:marLeft w:val="0"/>
              <w:marRight w:val="0"/>
              <w:marTop w:val="0"/>
              <w:marBottom w:val="0"/>
              <w:divBdr>
                <w:top w:val="none" w:sz="0" w:space="0" w:color="auto"/>
                <w:left w:val="none" w:sz="0" w:space="0" w:color="auto"/>
                <w:bottom w:val="none" w:sz="0" w:space="0" w:color="auto"/>
                <w:right w:val="none" w:sz="0" w:space="0" w:color="auto"/>
              </w:divBdr>
            </w:div>
            <w:div w:id="672953810">
              <w:marLeft w:val="0"/>
              <w:marRight w:val="0"/>
              <w:marTop w:val="0"/>
              <w:marBottom w:val="0"/>
              <w:divBdr>
                <w:top w:val="none" w:sz="0" w:space="0" w:color="auto"/>
                <w:left w:val="none" w:sz="0" w:space="0" w:color="auto"/>
                <w:bottom w:val="none" w:sz="0" w:space="0" w:color="auto"/>
                <w:right w:val="none" w:sz="0" w:space="0" w:color="auto"/>
              </w:divBdr>
            </w:div>
            <w:div w:id="694187427">
              <w:marLeft w:val="0"/>
              <w:marRight w:val="0"/>
              <w:marTop w:val="0"/>
              <w:marBottom w:val="0"/>
              <w:divBdr>
                <w:top w:val="none" w:sz="0" w:space="0" w:color="auto"/>
                <w:left w:val="none" w:sz="0" w:space="0" w:color="auto"/>
                <w:bottom w:val="none" w:sz="0" w:space="0" w:color="auto"/>
                <w:right w:val="none" w:sz="0" w:space="0" w:color="auto"/>
              </w:divBdr>
            </w:div>
            <w:div w:id="709457694">
              <w:marLeft w:val="0"/>
              <w:marRight w:val="0"/>
              <w:marTop w:val="0"/>
              <w:marBottom w:val="0"/>
              <w:divBdr>
                <w:top w:val="none" w:sz="0" w:space="0" w:color="auto"/>
                <w:left w:val="none" w:sz="0" w:space="0" w:color="auto"/>
                <w:bottom w:val="none" w:sz="0" w:space="0" w:color="auto"/>
                <w:right w:val="none" w:sz="0" w:space="0" w:color="auto"/>
              </w:divBdr>
            </w:div>
            <w:div w:id="728847265">
              <w:marLeft w:val="0"/>
              <w:marRight w:val="0"/>
              <w:marTop w:val="0"/>
              <w:marBottom w:val="0"/>
              <w:divBdr>
                <w:top w:val="none" w:sz="0" w:space="0" w:color="auto"/>
                <w:left w:val="none" w:sz="0" w:space="0" w:color="auto"/>
                <w:bottom w:val="none" w:sz="0" w:space="0" w:color="auto"/>
                <w:right w:val="none" w:sz="0" w:space="0" w:color="auto"/>
              </w:divBdr>
            </w:div>
            <w:div w:id="729379310">
              <w:marLeft w:val="0"/>
              <w:marRight w:val="0"/>
              <w:marTop w:val="0"/>
              <w:marBottom w:val="0"/>
              <w:divBdr>
                <w:top w:val="none" w:sz="0" w:space="0" w:color="auto"/>
                <w:left w:val="none" w:sz="0" w:space="0" w:color="auto"/>
                <w:bottom w:val="none" w:sz="0" w:space="0" w:color="auto"/>
                <w:right w:val="none" w:sz="0" w:space="0" w:color="auto"/>
              </w:divBdr>
            </w:div>
            <w:div w:id="866598836">
              <w:marLeft w:val="0"/>
              <w:marRight w:val="0"/>
              <w:marTop w:val="0"/>
              <w:marBottom w:val="0"/>
              <w:divBdr>
                <w:top w:val="none" w:sz="0" w:space="0" w:color="auto"/>
                <w:left w:val="none" w:sz="0" w:space="0" w:color="auto"/>
                <w:bottom w:val="none" w:sz="0" w:space="0" w:color="auto"/>
                <w:right w:val="none" w:sz="0" w:space="0" w:color="auto"/>
              </w:divBdr>
            </w:div>
            <w:div w:id="868417656">
              <w:marLeft w:val="0"/>
              <w:marRight w:val="0"/>
              <w:marTop w:val="0"/>
              <w:marBottom w:val="0"/>
              <w:divBdr>
                <w:top w:val="none" w:sz="0" w:space="0" w:color="auto"/>
                <w:left w:val="none" w:sz="0" w:space="0" w:color="auto"/>
                <w:bottom w:val="none" w:sz="0" w:space="0" w:color="auto"/>
                <w:right w:val="none" w:sz="0" w:space="0" w:color="auto"/>
              </w:divBdr>
            </w:div>
            <w:div w:id="879778419">
              <w:marLeft w:val="0"/>
              <w:marRight w:val="0"/>
              <w:marTop w:val="0"/>
              <w:marBottom w:val="0"/>
              <w:divBdr>
                <w:top w:val="none" w:sz="0" w:space="0" w:color="auto"/>
                <w:left w:val="none" w:sz="0" w:space="0" w:color="auto"/>
                <w:bottom w:val="none" w:sz="0" w:space="0" w:color="auto"/>
                <w:right w:val="none" w:sz="0" w:space="0" w:color="auto"/>
              </w:divBdr>
            </w:div>
            <w:div w:id="880362042">
              <w:marLeft w:val="0"/>
              <w:marRight w:val="0"/>
              <w:marTop w:val="0"/>
              <w:marBottom w:val="0"/>
              <w:divBdr>
                <w:top w:val="none" w:sz="0" w:space="0" w:color="auto"/>
                <w:left w:val="none" w:sz="0" w:space="0" w:color="auto"/>
                <w:bottom w:val="none" w:sz="0" w:space="0" w:color="auto"/>
                <w:right w:val="none" w:sz="0" w:space="0" w:color="auto"/>
              </w:divBdr>
            </w:div>
            <w:div w:id="895549531">
              <w:marLeft w:val="0"/>
              <w:marRight w:val="0"/>
              <w:marTop w:val="0"/>
              <w:marBottom w:val="0"/>
              <w:divBdr>
                <w:top w:val="none" w:sz="0" w:space="0" w:color="auto"/>
                <w:left w:val="none" w:sz="0" w:space="0" w:color="auto"/>
                <w:bottom w:val="none" w:sz="0" w:space="0" w:color="auto"/>
                <w:right w:val="none" w:sz="0" w:space="0" w:color="auto"/>
              </w:divBdr>
            </w:div>
            <w:div w:id="896891521">
              <w:marLeft w:val="0"/>
              <w:marRight w:val="0"/>
              <w:marTop w:val="0"/>
              <w:marBottom w:val="0"/>
              <w:divBdr>
                <w:top w:val="none" w:sz="0" w:space="0" w:color="auto"/>
                <w:left w:val="none" w:sz="0" w:space="0" w:color="auto"/>
                <w:bottom w:val="none" w:sz="0" w:space="0" w:color="auto"/>
                <w:right w:val="none" w:sz="0" w:space="0" w:color="auto"/>
              </w:divBdr>
            </w:div>
            <w:div w:id="958293603">
              <w:marLeft w:val="0"/>
              <w:marRight w:val="0"/>
              <w:marTop w:val="0"/>
              <w:marBottom w:val="0"/>
              <w:divBdr>
                <w:top w:val="none" w:sz="0" w:space="0" w:color="auto"/>
                <w:left w:val="none" w:sz="0" w:space="0" w:color="auto"/>
                <w:bottom w:val="none" w:sz="0" w:space="0" w:color="auto"/>
                <w:right w:val="none" w:sz="0" w:space="0" w:color="auto"/>
              </w:divBdr>
            </w:div>
            <w:div w:id="958953256">
              <w:marLeft w:val="0"/>
              <w:marRight w:val="0"/>
              <w:marTop w:val="0"/>
              <w:marBottom w:val="0"/>
              <w:divBdr>
                <w:top w:val="none" w:sz="0" w:space="0" w:color="auto"/>
                <w:left w:val="none" w:sz="0" w:space="0" w:color="auto"/>
                <w:bottom w:val="none" w:sz="0" w:space="0" w:color="auto"/>
                <w:right w:val="none" w:sz="0" w:space="0" w:color="auto"/>
              </w:divBdr>
            </w:div>
            <w:div w:id="984630247">
              <w:marLeft w:val="0"/>
              <w:marRight w:val="0"/>
              <w:marTop w:val="0"/>
              <w:marBottom w:val="0"/>
              <w:divBdr>
                <w:top w:val="none" w:sz="0" w:space="0" w:color="auto"/>
                <w:left w:val="none" w:sz="0" w:space="0" w:color="auto"/>
                <w:bottom w:val="none" w:sz="0" w:space="0" w:color="auto"/>
                <w:right w:val="none" w:sz="0" w:space="0" w:color="auto"/>
              </w:divBdr>
            </w:div>
            <w:div w:id="1019161981">
              <w:marLeft w:val="0"/>
              <w:marRight w:val="0"/>
              <w:marTop w:val="0"/>
              <w:marBottom w:val="0"/>
              <w:divBdr>
                <w:top w:val="none" w:sz="0" w:space="0" w:color="auto"/>
                <w:left w:val="none" w:sz="0" w:space="0" w:color="auto"/>
                <w:bottom w:val="none" w:sz="0" w:space="0" w:color="auto"/>
                <w:right w:val="none" w:sz="0" w:space="0" w:color="auto"/>
              </w:divBdr>
            </w:div>
            <w:div w:id="1047070192">
              <w:marLeft w:val="0"/>
              <w:marRight w:val="0"/>
              <w:marTop w:val="0"/>
              <w:marBottom w:val="0"/>
              <w:divBdr>
                <w:top w:val="none" w:sz="0" w:space="0" w:color="auto"/>
                <w:left w:val="none" w:sz="0" w:space="0" w:color="auto"/>
                <w:bottom w:val="none" w:sz="0" w:space="0" w:color="auto"/>
                <w:right w:val="none" w:sz="0" w:space="0" w:color="auto"/>
              </w:divBdr>
            </w:div>
            <w:div w:id="1100106663">
              <w:marLeft w:val="0"/>
              <w:marRight w:val="0"/>
              <w:marTop w:val="0"/>
              <w:marBottom w:val="0"/>
              <w:divBdr>
                <w:top w:val="none" w:sz="0" w:space="0" w:color="auto"/>
                <w:left w:val="none" w:sz="0" w:space="0" w:color="auto"/>
                <w:bottom w:val="none" w:sz="0" w:space="0" w:color="auto"/>
                <w:right w:val="none" w:sz="0" w:space="0" w:color="auto"/>
              </w:divBdr>
            </w:div>
            <w:div w:id="1103651842">
              <w:marLeft w:val="0"/>
              <w:marRight w:val="0"/>
              <w:marTop w:val="0"/>
              <w:marBottom w:val="0"/>
              <w:divBdr>
                <w:top w:val="none" w:sz="0" w:space="0" w:color="auto"/>
                <w:left w:val="none" w:sz="0" w:space="0" w:color="auto"/>
                <w:bottom w:val="none" w:sz="0" w:space="0" w:color="auto"/>
                <w:right w:val="none" w:sz="0" w:space="0" w:color="auto"/>
              </w:divBdr>
            </w:div>
            <w:div w:id="1147934679">
              <w:marLeft w:val="0"/>
              <w:marRight w:val="0"/>
              <w:marTop w:val="0"/>
              <w:marBottom w:val="0"/>
              <w:divBdr>
                <w:top w:val="none" w:sz="0" w:space="0" w:color="auto"/>
                <w:left w:val="none" w:sz="0" w:space="0" w:color="auto"/>
                <w:bottom w:val="none" w:sz="0" w:space="0" w:color="auto"/>
                <w:right w:val="none" w:sz="0" w:space="0" w:color="auto"/>
              </w:divBdr>
            </w:div>
            <w:div w:id="1201363860">
              <w:marLeft w:val="0"/>
              <w:marRight w:val="0"/>
              <w:marTop w:val="0"/>
              <w:marBottom w:val="0"/>
              <w:divBdr>
                <w:top w:val="none" w:sz="0" w:space="0" w:color="auto"/>
                <w:left w:val="none" w:sz="0" w:space="0" w:color="auto"/>
                <w:bottom w:val="none" w:sz="0" w:space="0" w:color="auto"/>
                <w:right w:val="none" w:sz="0" w:space="0" w:color="auto"/>
              </w:divBdr>
            </w:div>
            <w:div w:id="1204253323">
              <w:marLeft w:val="0"/>
              <w:marRight w:val="0"/>
              <w:marTop w:val="0"/>
              <w:marBottom w:val="0"/>
              <w:divBdr>
                <w:top w:val="none" w:sz="0" w:space="0" w:color="auto"/>
                <w:left w:val="none" w:sz="0" w:space="0" w:color="auto"/>
                <w:bottom w:val="none" w:sz="0" w:space="0" w:color="auto"/>
                <w:right w:val="none" w:sz="0" w:space="0" w:color="auto"/>
              </w:divBdr>
            </w:div>
            <w:div w:id="1274826793">
              <w:marLeft w:val="0"/>
              <w:marRight w:val="0"/>
              <w:marTop w:val="0"/>
              <w:marBottom w:val="0"/>
              <w:divBdr>
                <w:top w:val="none" w:sz="0" w:space="0" w:color="auto"/>
                <w:left w:val="none" w:sz="0" w:space="0" w:color="auto"/>
                <w:bottom w:val="none" w:sz="0" w:space="0" w:color="auto"/>
                <w:right w:val="none" w:sz="0" w:space="0" w:color="auto"/>
              </w:divBdr>
            </w:div>
            <w:div w:id="1275744967">
              <w:marLeft w:val="0"/>
              <w:marRight w:val="0"/>
              <w:marTop w:val="0"/>
              <w:marBottom w:val="0"/>
              <w:divBdr>
                <w:top w:val="none" w:sz="0" w:space="0" w:color="auto"/>
                <w:left w:val="none" w:sz="0" w:space="0" w:color="auto"/>
                <w:bottom w:val="none" w:sz="0" w:space="0" w:color="auto"/>
                <w:right w:val="none" w:sz="0" w:space="0" w:color="auto"/>
              </w:divBdr>
            </w:div>
            <w:div w:id="1344167331">
              <w:marLeft w:val="0"/>
              <w:marRight w:val="0"/>
              <w:marTop w:val="0"/>
              <w:marBottom w:val="0"/>
              <w:divBdr>
                <w:top w:val="none" w:sz="0" w:space="0" w:color="auto"/>
                <w:left w:val="none" w:sz="0" w:space="0" w:color="auto"/>
                <w:bottom w:val="none" w:sz="0" w:space="0" w:color="auto"/>
                <w:right w:val="none" w:sz="0" w:space="0" w:color="auto"/>
              </w:divBdr>
            </w:div>
            <w:div w:id="1401752207">
              <w:marLeft w:val="0"/>
              <w:marRight w:val="0"/>
              <w:marTop w:val="0"/>
              <w:marBottom w:val="0"/>
              <w:divBdr>
                <w:top w:val="none" w:sz="0" w:space="0" w:color="auto"/>
                <w:left w:val="none" w:sz="0" w:space="0" w:color="auto"/>
                <w:bottom w:val="none" w:sz="0" w:space="0" w:color="auto"/>
                <w:right w:val="none" w:sz="0" w:space="0" w:color="auto"/>
              </w:divBdr>
            </w:div>
            <w:div w:id="1408310742">
              <w:marLeft w:val="0"/>
              <w:marRight w:val="0"/>
              <w:marTop w:val="0"/>
              <w:marBottom w:val="0"/>
              <w:divBdr>
                <w:top w:val="none" w:sz="0" w:space="0" w:color="auto"/>
                <w:left w:val="none" w:sz="0" w:space="0" w:color="auto"/>
                <w:bottom w:val="none" w:sz="0" w:space="0" w:color="auto"/>
                <w:right w:val="none" w:sz="0" w:space="0" w:color="auto"/>
              </w:divBdr>
            </w:div>
            <w:div w:id="1414232965">
              <w:marLeft w:val="0"/>
              <w:marRight w:val="0"/>
              <w:marTop w:val="0"/>
              <w:marBottom w:val="0"/>
              <w:divBdr>
                <w:top w:val="none" w:sz="0" w:space="0" w:color="auto"/>
                <w:left w:val="none" w:sz="0" w:space="0" w:color="auto"/>
                <w:bottom w:val="none" w:sz="0" w:space="0" w:color="auto"/>
                <w:right w:val="none" w:sz="0" w:space="0" w:color="auto"/>
              </w:divBdr>
            </w:div>
            <w:div w:id="1450246813">
              <w:marLeft w:val="0"/>
              <w:marRight w:val="0"/>
              <w:marTop w:val="0"/>
              <w:marBottom w:val="0"/>
              <w:divBdr>
                <w:top w:val="none" w:sz="0" w:space="0" w:color="auto"/>
                <w:left w:val="none" w:sz="0" w:space="0" w:color="auto"/>
                <w:bottom w:val="none" w:sz="0" w:space="0" w:color="auto"/>
                <w:right w:val="none" w:sz="0" w:space="0" w:color="auto"/>
              </w:divBdr>
            </w:div>
            <w:div w:id="1492408024">
              <w:marLeft w:val="0"/>
              <w:marRight w:val="0"/>
              <w:marTop w:val="0"/>
              <w:marBottom w:val="0"/>
              <w:divBdr>
                <w:top w:val="none" w:sz="0" w:space="0" w:color="auto"/>
                <w:left w:val="none" w:sz="0" w:space="0" w:color="auto"/>
                <w:bottom w:val="none" w:sz="0" w:space="0" w:color="auto"/>
                <w:right w:val="none" w:sz="0" w:space="0" w:color="auto"/>
              </w:divBdr>
            </w:div>
            <w:div w:id="1512988243">
              <w:marLeft w:val="0"/>
              <w:marRight w:val="0"/>
              <w:marTop w:val="0"/>
              <w:marBottom w:val="0"/>
              <w:divBdr>
                <w:top w:val="none" w:sz="0" w:space="0" w:color="auto"/>
                <w:left w:val="none" w:sz="0" w:space="0" w:color="auto"/>
                <w:bottom w:val="none" w:sz="0" w:space="0" w:color="auto"/>
                <w:right w:val="none" w:sz="0" w:space="0" w:color="auto"/>
              </w:divBdr>
            </w:div>
            <w:div w:id="1514995754">
              <w:marLeft w:val="0"/>
              <w:marRight w:val="0"/>
              <w:marTop w:val="0"/>
              <w:marBottom w:val="0"/>
              <w:divBdr>
                <w:top w:val="none" w:sz="0" w:space="0" w:color="auto"/>
                <w:left w:val="none" w:sz="0" w:space="0" w:color="auto"/>
                <w:bottom w:val="none" w:sz="0" w:space="0" w:color="auto"/>
                <w:right w:val="none" w:sz="0" w:space="0" w:color="auto"/>
              </w:divBdr>
            </w:div>
            <w:div w:id="1519931576">
              <w:marLeft w:val="0"/>
              <w:marRight w:val="0"/>
              <w:marTop w:val="0"/>
              <w:marBottom w:val="0"/>
              <w:divBdr>
                <w:top w:val="none" w:sz="0" w:space="0" w:color="auto"/>
                <w:left w:val="none" w:sz="0" w:space="0" w:color="auto"/>
                <w:bottom w:val="none" w:sz="0" w:space="0" w:color="auto"/>
                <w:right w:val="none" w:sz="0" w:space="0" w:color="auto"/>
              </w:divBdr>
            </w:div>
            <w:div w:id="1551334002">
              <w:marLeft w:val="0"/>
              <w:marRight w:val="0"/>
              <w:marTop w:val="0"/>
              <w:marBottom w:val="0"/>
              <w:divBdr>
                <w:top w:val="none" w:sz="0" w:space="0" w:color="auto"/>
                <w:left w:val="none" w:sz="0" w:space="0" w:color="auto"/>
                <w:bottom w:val="none" w:sz="0" w:space="0" w:color="auto"/>
                <w:right w:val="none" w:sz="0" w:space="0" w:color="auto"/>
              </w:divBdr>
            </w:div>
            <w:div w:id="1563246189">
              <w:marLeft w:val="0"/>
              <w:marRight w:val="0"/>
              <w:marTop w:val="0"/>
              <w:marBottom w:val="0"/>
              <w:divBdr>
                <w:top w:val="none" w:sz="0" w:space="0" w:color="auto"/>
                <w:left w:val="none" w:sz="0" w:space="0" w:color="auto"/>
                <w:bottom w:val="none" w:sz="0" w:space="0" w:color="auto"/>
                <w:right w:val="none" w:sz="0" w:space="0" w:color="auto"/>
              </w:divBdr>
            </w:div>
            <w:div w:id="1602641951">
              <w:marLeft w:val="0"/>
              <w:marRight w:val="0"/>
              <w:marTop w:val="0"/>
              <w:marBottom w:val="0"/>
              <w:divBdr>
                <w:top w:val="none" w:sz="0" w:space="0" w:color="auto"/>
                <w:left w:val="none" w:sz="0" w:space="0" w:color="auto"/>
                <w:bottom w:val="none" w:sz="0" w:space="0" w:color="auto"/>
                <w:right w:val="none" w:sz="0" w:space="0" w:color="auto"/>
              </w:divBdr>
            </w:div>
            <w:div w:id="1670794576">
              <w:marLeft w:val="0"/>
              <w:marRight w:val="0"/>
              <w:marTop w:val="0"/>
              <w:marBottom w:val="0"/>
              <w:divBdr>
                <w:top w:val="none" w:sz="0" w:space="0" w:color="auto"/>
                <w:left w:val="none" w:sz="0" w:space="0" w:color="auto"/>
                <w:bottom w:val="none" w:sz="0" w:space="0" w:color="auto"/>
                <w:right w:val="none" w:sz="0" w:space="0" w:color="auto"/>
              </w:divBdr>
            </w:div>
            <w:div w:id="1689257100">
              <w:marLeft w:val="0"/>
              <w:marRight w:val="0"/>
              <w:marTop w:val="0"/>
              <w:marBottom w:val="0"/>
              <w:divBdr>
                <w:top w:val="none" w:sz="0" w:space="0" w:color="auto"/>
                <w:left w:val="none" w:sz="0" w:space="0" w:color="auto"/>
                <w:bottom w:val="none" w:sz="0" w:space="0" w:color="auto"/>
                <w:right w:val="none" w:sz="0" w:space="0" w:color="auto"/>
              </w:divBdr>
            </w:div>
            <w:div w:id="1723476927">
              <w:marLeft w:val="0"/>
              <w:marRight w:val="0"/>
              <w:marTop w:val="0"/>
              <w:marBottom w:val="0"/>
              <w:divBdr>
                <w:top w:val="none" w:sz="0" w:space="0" w:color="auto"/>
                <w:left w:val="none" w:sz="0" w:space="0" w:color="auto"/>
                <w:bottom w:val="none" w:sz="0" w:space="0" w:color="auto"/>
                <w:right w:val="none" w:sz="0" w:space="0" w:color="auto"/>
              </w:divBdr>
            </w:div>
            <w:div w:id="1844591468">
              <w:marLeft w:val="0"/>
              <w:marRight w:val="0"/>
              <w:marTop w:val="0"/>
              <w:marBottom w:val="0"/>
              <w:divBdr>
                <w:top w:val="none" w:sz="0" w:space="0" w:color="auto"/>
                <w:left w:val="none" w:sz="0" w:space="0" w:color="auto"/>
                <w:bottom w:val="none" w:sz="0" w:space="0" w:color="auto"/>
                <w:right w:val="none" w:sz="0" w:space="0" w:color="auto"/>
              </w:divBdr>
            </w:div>
            <w:div w:id="1855655523">
              <w:marLeft w:val="0"/>
              <w:marRight w:val="0"/>
              <w:marTop w:val="0"/>
              <w:marBottom w:val="0"/>
              <w:divBdr>
                <w:top w:val="none" w:sz="0" w:space="0" w:color="auto"/>
                <w:left w:val="none" w:sz="0" w:space="0" w:color="auto"/>
                <w:bottom w:val="none" w:sz="0" w:space="0" w:color="auto"/>
                <w:right w:val="none" w:sz="0" w:space="0" w:color="auto"/>
              </w:divBdr>
            </w:div>
            <w:div w:id="1857963568">
              <w:marLeft w:val="0"/>
              <w:marRight w:val="0"/>
              <w:marTop w:val="0"/>
              <w:marBottom w:val="0"/>
              <w:divBdr>
                <w:top w:val="none" w:sz="0" w:space="0" w:color="auto"/>
                <w:left w:val="none" w:sz="0" w:space="0" w:color="auto"/>
                <w:bottom w:val="none" w:sz="0" w:space="0" w:color="auto"/>
                <w:right w:val="none" w:sz="0" w:space="0" w:color="auto"/>
              </w:divBdr>
            </w:div>
            <w:div w:id="1866939632">
              <w:marLeft w:val="0"/>
              <w:marRight w:val="0"/>
              <w:marTop w:val="0"/>
              <w:marBottom w:val="0"/>
              <w:divBdr>
                <w:top w:val="none" w:sz="0" w:space="0" w:color="auto"/>
                <w:left w:val="none" w:sz="0" w:space="0" w:color="auto"/>
                <w:bottom w:val="none" w:sz="0" w:space="0" w:color="auto"/>
                <w:right w:val="none" w:sz="0" w:space="0" w:color="auto"/>
              </w:divBdr>
            </w:div>
            <w:div w:id="1897355568">
              <w:marLeft w:val="0"/>
              <w:marRight w:val="0"/>
              <w:marTop w:val="0"/>
              <w:marBottom w:val="0"/>
              <w:divBdr>
                <w:top w:val="none" w:sz="0" w:space="0" w:color="auto"/>
                <w:left w:val="none" w:sz="0" w:space="0" w:color="auto"/>
                <w:bottom w:val="none" w:sz="0" w:space="0" w:color="auto"/>
                <w:right w:val="none" w:sz="0" w:space="0" w:color="auto"/>
              </w:divBdr>
            </w:div>
            <w:div w:id="1936668824">
              <w:marLeft w:val="0"/>
              <w:marRight w:val="0"/>
              <w:marTop w:val="0"/>
              <w:marBottom w:val="0"/>
              <w:divBdr>
                <w:top w:val="none" w:sz="0" w:space="0" w:color="auto"/>
                <w:left w:val="none" w:sz="0" w:space="0" w:color="auto"/>
                <w:bottom w:val="none" w:sz="0" w:space="0" w:color="auto"/>
                <w:right w:val="none" w:sz="0" w:space="0" w:color="auto"/>
              </w:divBdr>
            </w:div>
            <w:div w:id="1956013829">
              <w:marLeft w:val="0"/>
              <w:marRight w:val="0"/>
              <w:marTop w:val="0"/>
              <w:marBottom w:val="0"/>
              <w:divBdr>
                <w:top w:val="none" w:sz="0" w:space="0" w:color="auto"/>
                <w:left w:val="none" w:sz="0" w:space="0" w:color="auto"/>
                <w:bottom w:val="none" w:sz="0" w:space="0" w:color="auto"/>
                <w:right w:val="none" w:sz="0" w:space="0" w:color="auto"/>
              </w:divBdr>
            </w:div>
            <w:div w:id="2030180705">
              <w:marLeft w:val="0"/>
              <w:marRight w:val="0"/>
              <w:marTop w:val="0"/>
              <w:marBottom w:val="0"/>
              <w:divBdr>
                <w:top w:val="none" w:sz="0" w:space="0" w:color="auto"/>
                <w:left w:val="none" w:sz="0" w:space="0" w:color="auto"/>
                <w:bottom w:val="none" w:sz="0" w:space="0" w:color="auto"/>
                <w:right w:val="none" w:sz="0" w:space="0" w:color="auto"/>
              </w:divBdr>
            </w:div>
            <w:div w:id="21328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1433">
      <w:bodyDiv w:val="1"/>
      <w:marLeft w:val="0"/>
      <w:marRight w:val="0"/>
      <w:marTop w:val="0"/>
      <w:marBottom w:val="0"/>
      <w:divBdr>
        <w:top w:val="none" w:sz="0" w:space="0" w:color="auto"/>
        <w:left w:val="none" w:sz="0" w:space="0" w:color="auto"/>
        <w:bottom w:val="none" w:sz="0" w:space="0" w:color="auto"/>
        <w:right w:val="none" w:sz="0" w:space="0" w:color="auto"/>
      </w:divBdr>
    </w:div>
    <w:div w:id="329333498">
      <w:bodyDiv w:val="1"/>
      <w:marLeft w:val="0"/>
      <w:marRight w:val="0"/>
      <w:marTop w:val="0"/>
      <w:marBottom w:val="0"/>
      <w:divBdr>
        <w:top w:val="none" w:sz="0" w:space="0" w:color="auto"/>
        <w:left w:val="none" w:sz="0" w:space="0" w:color="auto"/>
        <w:bottom w:val="none" w:sz="0" w:space="0" w:color="auto"/>
        <w:right w:val="none" w:sz="0" w:space="0" w:color="auto"/>
      </w:divBdr>
    </w:div>
    <w:div w:id="330105776">
      <w:bodyDiv w:val="1"/>
      <w:marLeft w:val="0"/>
      <w:marRight w:val="0"/>
      <w:marTop w:val="0"/>
      <w:marBottom w:val="0"/>
      <w:divBdr>
        <w:top w:val="none" w:sz="0" w:space="0" w:color="auto"/>
        <w:left w:val="none" w:sz="0" w:space="0" w:color="auto"/>
        <w:bottom w:val="none" w:sz="0" w:space="0" w:color="auto"/>
        <w:right w:val="none" w:sz="0" w:space="0" w:color="auto"/>
      </w:divBdr>
    </w:div>
    <w:div w:id="340817506">
      <w:bodyDiv w:val="1"/>
      <w:marLeft w:val="0"/>
      <w:marRight w:val="0"/>
      <w:marTop w:val="0"/>
      <w:marBottom w:val="0"/>
      <w:divBdr>
        <w:top w:val="none" w:sz="0" w:space="0" w:color="auto"/>
        <w:left w:val="none" w:sz="0" w:space="0" w:color="auto"/>
        <w:bottom w:val="none" w:sz="0" w:space="0" w:color="auto"/>
        <w:right w:val="none" w:sz="0" w:space="0" w:color="auto"/>
      </w:divBdr>
      <w:divsChild>
        <w:div w:id="129055719">
          <w:marLeft w:val="0"/>
          <w:marRight w:val="0"/>
          <w:marTop w:val="0"/>
          <w:marBottom w:val="0"/>
          <w:divBdr>
            <w:top w:val="none" w:sz="0" w:space="0" w:color="auto"/>
            <w:left w:val="none" w:sz="0" w:space="0" w:color="auto"/>
            <w:bottom w:val="none" w:sz="0" w:space="0" w:color="auto"/>
            <w:right w:val="none" w:sz="0" w:space="0" w:color="auto"/>
          </w:divBdr>
          <w:divsChild>
            <w:div w:id="32258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88347">
      <w:bodyDiv w:val="1"/>
      <w:marLeft w:val="0"/>
      <w:marRight w:val="0"/>
      <w:marTop w:val="0"/>
      <w:marBottom w:val="0"/>
      <w:divBdr>
        <w:top w:val="none" w:sz="0" w:space="0" w:color="auto"/>
        <w:left w:val="none" w:sz="0" w:space="0" w:color="auto"/>
        <w:bottom w:val="none" w:sz="0" w:space="0" w:color="auto"/>
        <w:right w:val="none" w:sz="0" w:space="0" w:color="auto"/>
      </w:divBdr>
      <w:divsChild>
        <w:div w:id="1008211736">
          <w:marLeft w:val="0"/>
          <w:marRight w:val="0"/>
          <w:marTop w:val="0"/>
          <w:marBottom w:val="0"/>
          <w:divBdr>
            <w:top w:val="none" w:sz="0" w:space="0" w:color="auto"/>
            <w:left w:val="none" w:sz="0" w:space="0" w:color="auto"/>
            <w:bottom w:val="none" w:sz="0" w:space="0" w:color="auto"/>
            <w:right w:val="none" w:sz="0" w:space="0" w:color="auto"/>
          </w:divBdr>
          <w:divsChild>
            <w:div w:id="149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40855">
      <w:bodyDiv w:val="1"/>
      <w:marLeft w:val="0"/>
      <w:marRight w:val="0"/>
      <w:marTop w:val="0"/>
      <w:marBottom w:val="0"/>
      <w:divBdr>
        <w:top w:val="none" w:sz="0" w:space="0" w:color="auto"/>
        <w:left w:val="none" w:sz="0" w:space="0" w:color="auto"/>
        <w:bottom w:val="none" w:sz="0" w:space="0" w:color="auto"/>
        <w:right w:val="none" w:sz="0" w:space="0" w:color="auto"/>
      </w:divBdr>
    </w:div>
    <w:div w:id="368847790">
      <w:bodyDiv w:val="1"/>
      <w:marLeft w:val="0"/>
      <w:marRight w:val="0"/>
      <w:marTop w:val="0"/>
      <w:marBottom w:val="0"/>
      <w:divBdr>
        <w:top w:val="none" w:sz="0" w:space="0" w:color="auto"/>
        <w:left w:val="none" w:sz="0" w:space="0" w:color="auto"/>
        <w:bottom w:val="none" w:sz="0" w:space="0" w:color="auto"/>
        <w:right w:val="none" w:sz="0" w:space="0" w:color="auto"/>
      </w:divBdr>
    </w:div>
    <w:div w:id="383064467">
      <w:bodyDiv w:val="1"/>
      <w:marLeft w:val="0"/>
      <w:marRight w:val="0"/>
      <w:marTop w:val="0"/>
      <w:marBottom w:val="0"/>
      <w:divBdr>
        <w:top w:val="none" w:sz="0" w:space="0" w:color="auto"/>
        <w:left w:val="none" w:sz="0" w:space="0" w:color="auto"/>
        <w:bottom w:val="none" w:sz="0" w:space="0" w:color="auto"/>
        <w:right w:val="none" w:sz="0" w:space="0" w:color="auto"/>
      </w:divBdr>
    </w:div>
    <w:div w:id="403602786">
      <w:bodyDiv w:val="1"/>
      <w:marLeft w:val="0"/>
      <w:marRight w:val="0"/>
      <w:marTop w:val="0"/>
      <w:marBottom w:val="0"/>
      <w:divBdr>
        <w:top w:val="none" w:sz="0" w:space="0" w:color="auto"/>
        <w:left w:val="none" w:sz="0" w:space="0" w:color="auto"/>
        <w:bottom w:val="none" w:sz="0" w:space="0" w:color="auto"/>
        <w:right w:val="none" w:sz="0" w:space="0" w:color="auto"/>
      </w:divBdr>
    </w:div>
    <w:div w:id="426269573">
      <w:bodyDiv w:val="1"/>
      <w:marLeft w:val="0"/>
      <w:marRight w:val="0"/>
      <w:marTop w:val="0"/>
      <w:marBottom w:val="0"/>
      <w:divBdr>
        <w:top w:val="none" w:sz="0" w:space="0" w:color="auto"/>
        <w:left w:val="none" w:sz="0" w:space="0" w:color="auto"/>
        <w:bottom w:val="none" w:sz="0" w:space="0" w:color="auto"/>
        <w:right w:val="none" w:sz="0" w:space="0" w:color="auto"/>
      </w:divBdr>
    </w:div>
    <w:div w:id="431127654">
      <w:bodyDiv w:val="1"/>
      <w:marLeft w:val="0"/>
      <w:marRight w:val="0"/>
      <w:marTop w:val="0"/>
      <w:marBottom w:val="0"/>
      <w:divBdr>
        <w:top w:val="none" w:sz="0" w:space="0" w:color="auto"/>
        <w:left w:val="none" w:sz="0" w:space="0" w:color="auto"/>
        <w:bottom w:val="none" w:sz="0" w:space="0" w:color="auto"/>
        <w:right w:val="none" w:sz="0" w:space="0" w:color="auto"/>
      </w:divBdr>
      <w:divsChild>
        <w:div w:id="1291865721">
          <w:marLeft w:val="0"/>
          <w:marRight w:val="0"/>
          <w:marTop w:val="0"/>
          <w:marBottom w:val="0"/>
          <w:divBdr>
            <w:top w:val="none" w:sz="0" w:space="0" w:color="auto"/>
            <w:left w:val="none" w:sz="0" w:space="0" w:color="auto"/>
            <w:bottom w:val="none" w:sz="0" w:space="0" w:color="auto"/>
            <w:right w:val="none" w:sz="0" w:space="0" w:color="auto"/>
          </w:divBdr>
          <w:divsChild>
            <w:div w:id="132516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28542">
      <w:bodyDiv w:val="1"/>
      <w:marLeft w:val="0"/>
      <w:marRight w:val="0"/>
      <w:marTop w:val="0"/>
      <w:marBottom w:val="0"/>
      <w:divBdr>
        <w:top w:val="none" w:sz="0" w:space="0" w:color="auto"/>
        <w:left w:val="none" w:sz="0" w:space="0" w:color="auto"/>
        <w:bottom w:val="none" w:sz="0" w:space="0" w:color="auto"/>
        <w:right w:val="none" w:sz="0" w:space="0" w:color="auto"/>
      </w:divBdr>
      <w:divsChild>
        <w:div w:id="119232629">
          <w:marLeft w:val="0"/>
          <w:marRight w:val="0"/>
          <w:marTop w:val="0"/>
          <w:marBottom w:val="0"/>
          <w:divBdr>
            <w:top w:val="none" w:sz="0" w:space="0" w:color="auto"/>
            <w:left w:val="none" w:sz="0" w:space="0" w:color="auto"/>
            <w:bottom w:val="none" w:sz="0" w:space="0" w:color="auto"/>
            <w:right w:val="none" w:sz="0" w:space="0" w:color="auto"/>
          </w:divBdr>
          <w:divsChild>
            <w:div w:id="283122816">
              <w:marLeft w:val="0"/>
              <w:marRight w:val="0"/>
              <w:marTop w:val="0"/>
              <w:marBottom w:val="0"/>
              <w:divBdr>
                <w:top w:val="none" w:sz="0" w:space="0" w:color="auto"/>
                <w:left w:val="none" w:sz="0" w:space="0" w:color="auto"/>
                <w:bottom w:val="none" w:sz="0" w:space="0" w:color="auto"/>
                <w:right w:val="none" w:sz="0" w:space="0" w:color="auto"/>
              </w:divBdr>
            </w:div>
            <w:div w:id="677081910">
              <w:marLeft w:val="0"/>
              <w:marRight w:val="0"/>
              <w:marTop w:val="0"/>
              <w:marBottom w:val="0"/>
              <w:divBdr>
                <w:top w:val="none" w:sz="0" w:space="0" w:color="auto"/>
                <w:left w:val="none" w:sz="0" w:space="0" w:color="auto"/>
                <w:bottom w:val="none" w:sz="0" w:space="0" w:color="auto"/>
                <w:right w:val="none" w:sz="0" w:space="0" w:color="auto"/>
              </w:divBdr>
            </w:div>
            <w:div w:id="1514537425">
              <w:marLeft w:val="0"/>
              <w:marRight w:val="0"/>
              <w:marTop w:val="0"/>
              <w:marBottom w:val="0"/>
              <w:divBdr>
                <w:top w:val="none" w:sz="0" w:space="0" w:color="auto"/>
                <w:left w:val="none" w:sz="0" w:space="0" w:color="auto"/>
                <w:bottom w:val="none" w:sz="0" w:space="0" w:color="auto"/>
                <w:right w:val="none" w:sz="0" w:space="0" w:color="auto"/>
              </w:divBdr>
            </w:div>
            <w:div w:id="15182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71894">
      <w:bodyDiv w:val="1"/>
      <w:marLeft w:val="0"/>
      <w:marRight w:val="0"/>
      <w:marTop w:val="0"/>
      <w:marBottom w:val="0"/>
      <w:divBdr>
        <w:top w:val="none" w:sz="0" w:space="0" w:color="auto"/>
        <w:left w:val="none" w:sz="0" w:space="0" w:color="auto"/>
        <w:bottom w:val="none" w:sz="0" w:space="0" w:color="auto"/>
        <w:right w:val="none" w:sz="0" w:space="0" w:color="auto"/>
      </w:divBdr>
      <w:divsChild>
        <w:div w:id="1131247128">
          <w:marLeft w:val="0"/>
          <w:marRight w:val="0"/>
          <w:marTop w:val="0"/>
          <w:marBottom w:val="0"/>
          <w:divBdr>
            <w:top w:val="none" w:sz="0" w:space="0" w:color="auto"/>
            <w:left w:val="none" w:sz="0" w:space="0" w:color="auto"/>
            <w:bottom w:val="none" w:sz="0" w:space="0" w:color="auto"/>
            <w:right w:val="none" w:sz="0" w:space="0" w:color="auto"/>
          </w:divBdr>
          <w:divsChild>
            <w:div w:id="15429683">
              <w:marLeft w:val="0"/>
              <w:marRight w:val="0"/>
              <w:marTop w:val="0"/>
              <w:marBottom w:val="0"/>
              <w:divBdr>
                <w:top w:val="none" w:sz="0" w:space="0" w:color="auto"/>
                <w:left w:val="none" w:sz="0" w:space="0" w:color="auto"/>
                <w:bottom w:val="none" w:sz="0" w:space="0" w:color="auto"/>
                <w:right w:val="none" w:sz="0" w:space="0" w:color="auto"/>
              </w:divBdr>
            </w:div>
            <w:div w:id="105655969">
              <w:marLeft w:val="0"/>
              <w:marRight w:val="0"/>
              <w:marTop w:val="0"/>
              <w:marBottom w:val="0"/>
              <w:divBdr>
                <w:top w:val="none" w:sz="0" w:space="0" w:color="auto"/>
                <w:left w:val="none" w:sz="0" w:space="0" w:color="auto"/>
                <w:bottom w:val="none" w:sz="0" w:space="0" w:color="auto"/>
                <w:right w:val="none" w:sz="0" w:space="0" w:color="auto"/>
              </w:divBdr>
            </w:div>
            <w:div w:id="177548616">
              <w:marLeft w:val="0"/>
              <w:marRight w:val="0"/>
              <w:marTop w:val="0"/>
              <w:marBottom w:val="0"/>
              <w:divBdr>
                <w:top w:val="none" w:sz="0" w:space="0" w:color="auto"/>
                <w:left w:val="none" w:sz="0" w:space="0" w:color="auto"/>
                <w:bottom w:val="none" w:sz="0" w:space="0" w:color="auto"/>
                <w:right w:val="none" w:sz="0" w:space="0" w:color="auto"/>
              </w:divBdr>
            </w:div>
            <w:div w:id="187564784">
              <w:marLeft w:val="0"/>
              <w:marRight w:val="0"/>
              <w:marTop w:val="0"/>
              <w:marBottom w:val="0"/>
              <w:divBdr>
                <w:top w:val="none" w:sz="0" w:space="0" w:color="auto"/>
                <w:left w:val="none" w:sz="0" w:space="0" w:color="auto"/>
                <w:bottom w:val="none" w:sz="0" w:space="0" w:color="auto"/>
                <w:right w:val="none" w:sz="0" w:space="0" w:color="auto"/>
              </w:divBdr>
            </w:div>
            <w:div w:id="338387644">
              <w:marLeft w:val="0"/>
              <w:marRight w:val="0"/>
              <w:marTop w:val="0"/>
              <w:marBottom w:val="0"/>
              <w:divBdr>
                <w:top w:val="none" w:sz="0" w:space="0" w:color="auto"/>
                <w:left w:val="none" w:sz="0" w:space="0" w:color="auto"/>
                <w:bottom w:val="none" w:sz="0" w:space="0" w:color="auto"/>
                <w:right w:val="none" w:sz="0" w:space="0" w:color="auto"/>
              </w:divBdr>
            </w:div>
            <w:div w:id="341662921">
              <w:marLeft w:val="0"/>
              <w:marRight w:val="0"/>
              <w:marTop w:val="0"/>
              <w:marBottom w:val="0"/>
              <w:divBdr>
                <w:top w:val="none" w:sz="0" w:space="0" w:color="auto"/>
                <w:left w:val="none" w:sz="0" w:space="0" w:color="auto"/>
                <w:bottom w:val="none" w:sz="0" w:space="0" w:color="auto"/>
                <w:right w:val="none" w:sz="0" w:space="0" w:color="auto"/>
              </w:divBdr>
            </w:div>
            <w:div w:id="342558582">
              <w:marLeft w:val="0"/>
              <w:marRight w:val="0"/>
              <w:marTop w:val="0"/>
              <w:marBottom w:val="0"/>
              <w:divBdr>
                <w:top w:val="none" w:sz="0" w:space="0" w:color="auto"/>
                <w:left w:val="none" w:sz="0" w:space="0" w:color="auto"/>
                <w:bottom w:val="none" w:sz="0" w:space="0" w:color="auto"/>
                <w:right w:val="none" w:sz="0" w:space="0" w:color="auto"/>
              </w:divBdr>
            </w:div>
            <w:div w:id="445000558">
              <w:marLeft w:val="0"/>
              <w:marRight w:val="0"/>
              <w:marTop w:val="0"/>
              <w:marBottom w:val="0"/>
              <w:divBdr>
                <w:top w:val="none" w:sz="0" w:space="0" w:color="auto"/>
                <w:left w:val="none" w:sz="0" w:space="0" w:color="auto"/>
                <w:bottom w:val="none" w:sz="0" w:space="0" w:color="auto"/>
                <w:right w:val="none" w:sz="0" w:space="0" w:color="auto"/>
              </w:divBdr>
            </w:div>
            <w:div w:id="456334184">
              <w:marLeft w:val="0"/>
              <w:marRight w:val="0"/>
              <w:marTop w:val="0"/>
              <w:marBottom w:val="0"/>
              <w:divBdr>
                <w:top w:val="none" w:sz="0" w:space="0" w:color="auto"/>
                <w:left w:val="none" w:sz="0" w:space="0" w:color="auto"/>
                <w:bottom w:val="none" w:sz="0" w:space="0" w:color="auto"/>
                <w:right w:val="none" w:sz="0" w:space="0" w:color="auto"/>
              </w:divBdr>
            </w:div>
            <w:div w:id="555242903">
              <w:marLeft w:val="0"/>
              <w:marRight w:val="0"/>
              <w:marTop w:val="0"/>
              <w:marBottom w:val="0"/>
              <w:divBdr>
                <w:top w:val="none" w:sz="0" w:space="0" w:color="auto"/>
                <w:left w:val="none" w:sz="0" w:space="0" w:color="auto"/>
                <w:bottom w:val="none" w:sz="0" w:space="0" w:color="auto"/>
                <w:right w:val="none" w:sz="0" w:space="0" w:color="auto"/>
              </w:divBdr>
            </w:div>
            <w:div w:id="603419625">
              <w:marLeft w:val="0"/>
              <w:marRight w:val="0"/>
              <w:marTop w:val="0"/>
              <w:marBottom w:val="0"/>
              <w:divBdr>
                <w:top w:val="none" w:sz="0" w:space="0" w:color="auto"/>
                <w:left w:val="none" w:sz="0" w:space="0" w:color="auto"/>
                <w:bottom w:val="none" w:sz="0" w:space="0" w:color="auto"/>
                <w:right w:val="none" w:sz="0" w:space="0" w:color="auto"/>
              </w:divBdr>
            </w:div>
            <w:div w:id="610867188">
              <w:marLeft w:val="0"/>
              <w:marRight w:val="0"/>
              <w:marTop w:val="0"/>
              <w:marBottom w:val="0"/>
              <w:divBdr>
                <w:top w:val="none" w:sz="0" w:space="0" w:color="auto"/>
                <w:left w:val="none" w:sz="0" w:space="0" w:color="auto"/>
                <w:bottom w:val="none" w:sz="0" w:space="0" w:color="auto"/>
                <w:right w:val="none" w:sz="0" w:space="0" w:color="auto"/>
              </w:divBdr>
            </w:div>
            <w:div w:id="700975380">
              <w:marLeft w:val="0"/>
              <w:marRight w:val="0"/>
              <w:marTop w:val="0"/>
              <w:marBottom w:val="0"/>
              <w:divBdr>
                <w:top w:val="none" w:sz="0" w:space="0" w:color="auto"/>
                <w:left w:val="none" w:sz="0" w:space="0" w:color="auto"/>
                <w:bottom w:val="none" w:sz="0" w:space="0" w:color="auto"/>
                <w:right w:val="none" w:sz="0" w:space="0" w:color="auto"/>
              </w:divBdr>
            </w:div>
            <w:div w:id="772087700">
              <w:marLeft w:val="0"/>
              <w:marRight w:val="0"/>
              <w:marTop w:val="0"/>
              <w:marBottom w:val="0"/>
              <w:divBdr>
                <w:top w:val="none" w:sz="0" w:space="0" w:color="auto"/>
                <w:left w:val="none" w:sz="0" w:space="0" w:color="auto"/>
                <w:bottom w:val="none" w:sz="0" w:space="0" w:color="auto"/>
                <w:right w:val="none" w:sz="0" w:space="0" w:color="auto"/>
              </w:divBdr>
            </w:div>
            <w:div w:id="802236726">
              <w:marLeft w:val="0"/>
              <w:marRight w:val="0"/>
              <w:marTop w:val="0"/>
              <w:marBottom w:val="0"/>
              <w:divBdr>
                <w:top w:val="none" w:sz="0" w:space="0" w:color="auto"/>
                <w:left w:val="none" w:sz="0" w:space="0" w:color="auto"/>
                <w:bottom w:val="none" w:sz="0" w:space="0" w:color="auto"/>
                <w:right w:val="none" w:sz="0" w:space="0" w:color="auto"/>
              </w:divBdr>
            </w:div>
            <w:div w:id="843976354">
              <w:marLeft w:val="0"/>
              <w:marRight w:val="0"/>
              <w:marTop w:val="0"/>
              <w:marBottom w:val="0"/>
              <w:divBdr>
                <w:top w:val="none" w:sz="0" w:space="0" w:color="auto"/>
                <w:left w:val="none" w:sz="0" w:space="0" w:color="auto"/>
                <w:bottom w:val="none" w:sz="0" w:space="0" w:color="auto"/>
                <w:right w:val="none" w:sz="0" w:space="0" w:color="auto"/>
              </w:divBdr>
            </w:div>
            <w:div w:id="844831607">
              <w:marLeft w:val="0"/>
              <w:marRight w:val="0"/>
              <w:marTop w:val="0"/>
              <w:marBottom w:val="0"/>
              <w:divBdr>
                <w:top w:val="none" w:sz="0" w:space="0" w:color="auto"/>
                <w:left w:val="none" w:sz="0" w:space="0" w:color="auto"/>
                <w:bottom w:val="none" w:sz="0" w:space="0" w:color="auto"/>
                <w:right w:val="none" w:sz="0" w:space="0" w:color="auto"/>
              </w:divBdr>
            </w:div>
            <w:div w:id="889345120">
              <w:marLeft w:val="0"/>
              <w:marRight w:val="0"/>
              <w:marTop w:val="0"/>
              <w:marBottom w:val="0"/>
              <w:divBdr>
                <w:top w:val="none" w:sz="0" w:space="0" w:color="auto"/>
                <w:left w:val="none" w:sz="0" w:space="0" w:color="auto"/>
                <w:bottom w:val="none" w:sz="0" w:space="0" w:color="auto"/>
                <w:right w:val="none" w:sz="0" w:space="0" w:color="auto"/>
              </w:divBdr>
            </w:div>
            <w:div w:id="953514730">
              <w:marLeft w:val="0"/>
              <w:marRight w:val="0"/>
              <w:marTop w:val="0"/>
              <w:marBottom w:val="0"/>
              <w:divBdr>
                <w:top w:val="none" w:sz="0" w:space="0" w:color="auto"/>
                <w:left w:val="none" w:sz="0" w:space="0" w:color="auto"/>
                <w:bottom w:val="none" w:sz="0" w:space="0" w:color="auto"/>
                <w:right w:val="none" w:sz="0" w:space="0" w:color="auto"/>
              </w:divBdr>
            </w:div>
            <w:div w:id="994838702">
              <w:marLeft w:val="0"/>
              <w:marRight w:val="0"/>
              <w:marTop w:val="0"/>
              <w:marBottom w:val="0"/>
              <w:divBdr>
                <w:top w:val="none" w:sz="0" w:space="0" w:color="auto"/>
                <w:left w:val="none" w:sz="0" w:space="0" w:color="auto"/>
                <w:bottom w:val="none" w:sz="0" w:space="0" w:color="auto"/>
                <w:right w:val="none" w:sz="0" w:space="0" w:color="auto"/>
              </w:divBdr>
            </w:div>
            <w:div w:id="1122770773">
              <w:marLeft w:val="0"/>
              <w:marRight w:val="0"/>
              <w:marTop w:val="0"/>
              <w:marBottom w:val="0"/>
              <w:divBdr>
                <w:top w:val="none" w:sz="0" w:space="0" w:color="auto"/>
                <w:left w:val="none" w:sz="0" w:space="0" w:color="auto"/>
                <w:bottom w:val="none" w:sz="0" w:space="0" w:color="auto"/>
                <w:right w:val="none" w:sz="0" w:space="0" w:color="auto"/>
              </w:divBdr>
            </w:div>
            <w:div w:id="1435512396">
              <w:marLeft w:val="0"/>
              <w:marRight w:val="0"/>
              <w:marTop w:val="0"/>
              <w:marBottom w:val="0"/>
              <w:divBdr>
                <w:top w:val="none" w:sz="0" w:space="0" w:color="auto"/>
                <w:left w:val="none" w:sz="0" w:space="0" w:color="auto"/>
                <w:bottom w:val="none" w:sz="0" w:space="0" w:color="auto"/>
                <w:right w:val="none" w:sz="0" w:space="0" w:color="auto"/>
              </w:divBdr>
            </w:div>
            <w:div w:id="1512911869">
              <w:marLeft w:val="0"/>
              <w:marRight w:val="0"/>
              <w:marTop w:val="0"/>
              <w:marBottom w:val="0"/>
              <w:divBdr>
                <w:top w:val="none" w:sz="0" w:space="0" w:color="auto"/>
                <w:left w:val="none" w:sz="0" w:space="0" w:color="auto"/>
                <w:bottom w:val="none" w:sz="0" w:space="0" w:color="auto"/>
                <w:right w:val="none" w:sz="0" w:space="0" w:color="auto"/>
              </w:divBdr>
            </w:div>
            <w:div w:id="1633901629">
              <w:marLeft w:val="0"/>
              <w:marRight w:val="0"/>
              <w:marTop w:val="0"/>
              <w:marBottom w:val="0"/>
              <w:divBdr>
                <w:top w:val="none" w:sz="0" w:space="0" w:color="auto"/>
                <w:left w:val="none" w:sz="0" w:space="0" w:color="auto"/>
                <w:bottom w:val="none" w:sz="0" w:space="0" w:color="auto"/>
                <w:right w:val="none" w:sz="0" w:space="0" w:color="auto"/>
              </w:divBdr>
            </w:div>
            <w:div w:id="1715932643">
              <w:marLeft w:val="0"/>
              <w:marRight w:val="0"/>
              <w:marTop w:val="0"/>
              <w:marBottom w:val="0"/>
              <w:divBdr>
                <w:top w:val="none" w:sz="0" w:space="0" w:color="auto"/>
                <w:left w:val="none" w:sz="0" w:space="0" w:color="auto"/>
                <w:bottom w:val="none" w:sz="0" w:space="0" w:color="auto"/>
                <w:right w:val="none" w:sz="0" w:space="0" w:color="auto"/>
              </w:divBdr>
            </w:div>
            <w:div w:id="1808163631">
              <w:marLeft w:val="0"/>
              <w:marRight w:val="0"/>
              <w:marTop w:val="0"/>
              <w:marBottom w:val="0"/>
              <w:divBdr>
                <w:top w:val="none" w:sz="0" w:space="0" w:color="auto"/>
                <w:left w:val="none" w:sz="0" w:space="0" w:color="auto"/>
                <w:bottom w:val="none" w:sz="0" w:space="0" w:color="auto"/>
                <w:right w:val="none" w:sz="0" w:space="0" w:color="auto"/>
              </w:divBdr>
            </w:div>
            <w:div w:id="1944023244">
              <w:marLeft w:val="0"/>
              <w:marRight w:val="0"/>
              <w:marTop w:val="0"/>
              <w:marBottom w:val="0"/>
              <w:divBdr>
                <w:top w:val="none" w:sz="0" w:space="0" w:color="auto"/>
                <w:left w:val="none" w:sz="0" w:space="0" w:color="auto"/>
                <w:bottom w:val="none" w:sz="0" w:space="0" w:color="auto"/>
                <w:right w:val="none" w:sz="0" w:space="0" w:color="auto"/>
              </w:divBdr>
            </w:div>
            <w:div w:id="1953438797">
              <w:marLeft w:val="0"/>
              <w:marRight w:val="0"/>
              <w:marTop w:val="0"/>
              <w:marBottom w:val="0"/>
              <w:divBdr>
                <w:top w:val="none" w:sz="0" w:space="0" w:color="auto"/>
                <w:left w:val="none" w:sz="0" w:space="0" w:color="auto"/>
                <w:bottom w:val="none" w:sz="0" w:space="0" w:color="auto"/>
                <w:right w:val="none" w:sz="0" w:space="0" w:color="auto"/>
              </w:divBdr>
            </w:div>
            <w:div w:id="2075659522">
              <w:marLeft w:val="0"/>
              <w:marRight w:val="0"/>
              <w:marTop w:val="0"/>
              <w:marBottom w:val="0"/>
              <w:divBdr>
                <w:top w:val="none" w:sz="0" w:space="0" w:color="auto"/>
                <w:left w:val="none" w:sz="0" w:space="0" w:color="auto"/>
                <w:bottom w:val="none" w:sz="0" w:space="0" w:color="auto"/>
                <w:right w:val="none" w:sz="0" w:space="0" w:color="auto"/>
              </w:divBdr>
            </w:div>
            <w:div w:id="211401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3967">
      <w:bodyDiv w:val="1"/>
      <w:marLeft w:val="0"/>
      <w:marRight w:val="0"/>
      <w:marTop w:val="0"/>
      <w:marBottom w:val="0"/>
      <w:divBdr>
        <w:top w:val="none" w:sz="0" w:space="0" w:color="auto"/>
        <w:left w:val="none" w:sz="0" w:space="0" w:color="auto"/>
        <w:bottom w:val="none" w:sz="0" w:space="0" w:color="auto"/>
        <w:right w:val="none" w:sz="0" w:space="0" w:color="auto"/>
      </w:divBdr>
    </w:div>
    <w:div w:id="497578513">
      <w:bodyDiv w:val="1"/>
      <w:marLeft w:val="0"/>
      <w:marRight w:val="0"/>
      <w:marTop w:val="0"/>
      <w:marBottom w:val="0"/>
      <w:divBdr>
        <w:top w:val="none" w:sz="0" w:space="0" w:color="auto"/>
        <w:left w:val="none" w:sz="0" w:space="0" w:color="auto"/>
        <w:bottom w:val="none" w:sz="0" w:space="0" w:color="auto"/>
        <w:right w:val="none" w:sz="0" w:space="0" w:color="auto"/>
      </w:divBdr>
    </w:div>
    <w:div w:id="533810157">
      <w:bodyDiv w:val="1"/>
      <w:marLeft w:val="0"/>
      <w:marRight w:val="0"/>
      <w:marTop w:val="0"/>
      <w:marBottom w:val="0"/>
      <w:divBdr>
        <w:top w:val="none" w:sz="0" w:space="0" w:color="auto"/>
        <w:left w:val="none" w:sz="0" w:space="0" w:color="auto"/>
        <w:bottom w:val="none" w:sz="0" w:space="0" w:color="auto"/>
        <w:right w:val="none" w:sz="0" w:space="0" w:color="auto"/>
      </w:divBdr>
    </w:div>
    <w:div w:id="537664896">
      <w:bodyDiv w:val="1"/>
      <w:marLeft w:val="0"/>
      <w:marRight w:val="0"/>
      <w:marTop w:val="0"/>
      <w:marBottom w:val="0"/>
      <w:divBdr>
        <w:top w:val="none" w:sz="0" w:space="0" w:color="auto"/>
        <w:left w:val="none" w:sz="0" w:space="0" w:color="auto"/>
        <w:bottom w:val="none" w:sz="0" w:space="0" w:color="auto"/>
        <w:right w:val="none" w:sz="0" w:space="0" w:color="auto"/>
      </w:divBdr>
    </w:div>
    <w:div w:id="547842730">
      <w:bodyDiv w:val="1"/>
      <w:marLeft w:val="0"/>
      <w:marRight w:val="0"/>
      <w:marTop w:val="0"/>
      <w:marBottom w:val="0"/>
      <w:divBdr>
        <w:top w:val="none" w:sz="0" w:space="0" w:color="auto"/>
        <w:left w:val="none" w:sz="0" w:space="0" w:color="auto"/>
        <w:bottom w:val="none" w:sz="0" w:space="0" w:color="auto"/>
        <w:right w:val="none" w:sz="0" w:space="0" w:color="auto"/>
      </w:divBdr>
    </w:div>
    <w:div w:id="549272466">
      <w:bodyDiv w:val="1"/>
      <w:marLeft w:val="0"/>
      <w:marRight w:val="0"/>
      <w:marTop w:val="0"/>
      <w:marBottom w:val="0"/>
      <w:divBdr>
        <w:top w:val="none" w:sz="0" w:space="0" w:color="auto"/>
        <w:left w:val="none" w:sz="0" w:space="0" w:color="auto"/>
        <w:bottom w:val="none" w:sz="0" w:space="0" w:color="auto"/>
        <w:right w:val="none" w:sz="0" w:space="0" w:color="auto"/>
      </w:divBdr>
    </w:div>
    <w:div w:id="552350433">
      <w:bodyDiv w:val="1"/>
      <w:marLeft w:val="0"/>
      <w:marRight w:val="0"/>
      <w:marTop w:val="0"/>
      <w:marBottom w:val="0"/>
      <w:divBdr>
        <w:top w:val="none" w:sz="0" w:space="0" w:color="auto"/>
        <w:left w:val="none" w:sz="0" w:space="0" w:color="auto"/>
        <w:bottom w:val="none" w:sz="0" w:space="0" w:color="auto"/>
        <w:right w:val="none" w:sz="0" w:space="0" w:color="auto"/>
      </w:divBdr>
    </w:div>
    <w:div w:id="569076580">
      <w:bodyDiv w:val="1"/>
      <w:marLeft w:val="0"/>
      <w:marRight w:val="0"/>
      <w:marTop w:val="0"/>
      <w:marBottom w:val="0"/>
      <w:divBdr>
        <w:top w:val="none" w:sz="0" w:space="0" w:color="auto"/>
        <w:left w:val="none" w:sz="0" w:space="0" w:color="auto"/>
        <w:bottom w:val="none" w:sz="0" w:space="0" w:color="auto"/>
        <w:right w:val="none" w:sz="0" w:space="0" w:color="auto"/>
      </w:divBdr>
      <w:divsChild>
        <w:div w:id="1425809254">
          <w:marLeft w:val="0"/>
          <w:marRight w:val="0"/>
          <w:marTop w:val="0"/>
          <w:marBottom w:val="0"/>
          <w:divBdr>
            <w:top w:val="none" w:sz="0" w:space="0" w:color="auto"/>
            <w:left w:val="none" w:sz="0" w:space="0" w:color="auto"/>
            <w:bottom w:val="none" w:sz="0" w:space="0" w:color="auto"/>
            <w:right w:val="none" w:sz="0" w:space="0" w:color="auto"/>
          </w:divBdr>
          <w:divsChild>
            <w:div w:id="1558584334">
              <w:marLeft w:val="0"/>
              <w:marRight w:val="0"/>
              <w:marTop w:val="0"/>
              <w:marBottom w:val="0"/>
              <w:divBdr>
                <w:top w:val="none" w:sz="0" w:space="0" w:color="auto"/>
                <w:left w:val="none" w:sz="0" w:space="0" w:color="auto"/>
                <w:bottom w:val="none" w:sz="0" w:space="0" w:color="auto"/>
                <w:right w:val="none" w:sz="0" w:space="0" w:color="auto"/>
              </w:divBdr>
            </w:div>
            <w:div w:id="158587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17092">
      <w:bodyDiv w:val="1"/>
      <w:marLeft w:val="0"/>
      <w:marRight w:val="0"/>
      <w:marTop w:val="0"/>
      <w:marBottom w:val="0"/>
      <w:divBdr>
        <w:top w:val="none" w:sz="0" w:space="0" w:color="auto"/>
        <w:left w:val="none" w:sz="0" w:space="0" w:color="auto"/>
        <w:bottom w:val="none" w:sz="0" w:space="0" w:color="auto"/>
        <w:right w:val="none" w:sz="0" w:space="0" w:color="auto"/>
      </w:divBdr>
    </w:div>
    <w:div w:id="631442581">
      <w:bodyDiv w:val="1"/>
      <w:marLeft w:val="0"/>
      <w:marRight w:val="0"/>
      <w:marTop w:val="0"/>
      <w:marBottom w:val="0"/>
      <w:divBdr>
        <w:top w:val="none" w:sz="0" w:space="0" w:color="auto"/>
        <w:left w:val="none" w:sz="0" w:space="0" w:color="auto"/>
        <w:bottom w:val="none" w:sz="0" w:space="0" w:color="auto"/>
        <w:right w:val="none" w:sz="0" w:space="0" w:color="auto"/>
      </w:divBdr>
      <w:divsChild>
        <w:div w:id="295723139">
          <w:marLeft w:val="0"/>
          <w:marRight w:val="0"/>
          <w:marTop w:val="0"/>
          <w:marBottom w:val="0"/>
          <w:divBdr>
            <w:top w:val="none" w:sz="0" w:space="0" w:color="auto"/>
            <w:left w:val="none" w:sz="0" w:space="0" w:color="auto"/>
            <w:bottom w:val="none" w:sz="0" w:space="0" w:color="auto"/>
            <w:right w:val="none" w:sz="0" w:space="0" w:color="auto"/>
          </w:divBdr>
          <w:divsChild>
            <w:div w:id="42519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47539">
      <w:bodyDiv w:val="1"/>
      <w:marLeft w:val="0"/>
      <w:marRight w:val="0"/>
      <w:marTop w:val="0"/>
      <w:marBottom w:val="0"/>
      <w:divBdr>
        <w:top w:val="none" w:sz="0" w:space="0" w:color="auto"/>
        <w:left w:val="none" w:sz="0" w:space="0" w:color="auto"/>
        <w:bottom w:val="none" w:sz="0" w:space="0" w:color="auto"/>
        <w:right w:val="none" w:sz="0" w:space="0" w:color="auto"/>
      </w:divBdr>
    </w:div>
    <w:div w:id="658575540">
      <w:bodyDiv w:val="1"/>
      <w:marLeft w:val="0"/>
      <w:marRight w:val="0"/>
      <w:marTop w:val="0"/>
      <w:marBottom w:val="0"/>
      <w:divBdr>
        <w:top w:val="none" w:sz="0" w:space="0" w:color="auto"/>
        <w:left w:val="none" w:sz="0" w:space="0" w:color="auto"/>
        <w:bottom w:val="none" w:sz="0" w:space="0" w:color="auto"/>
        <w:right w:val="none" w:sz="0" w:space="0" w:color="auto"/>
      </w:divBdr>
    </w:div>
    <w:div w:id="668797549">
      <w:bodyDiv w:val="1"/>
      <w:marLeft w:val="0"/>
      <w:marRight w:val="0"/>
      <w:marTop w:val="0"/>
      <w:marBottom w:val="0"/>
      <w:divBdr>
        <w:top w:val="none" w:sz="0" w:space="0" w:color="auto"/>
        <w:left w:val="none" w:sz="0" w:space="0" w:color="auto"/>
        <w:bottom w:val="none" w:sz="0" w:space="0" w:color="auto"/>
        <w:right w:val="none" w:sz="0" w:space="0" w:color="auto"/>
      </w:divBdr>
      <w:divsChild>
        <w:div w:id="24410131">
          <w:marLeft w:val="0"/>
          <w:marRight w:val="0"/>
          <w:marTop w:val="0"/>
          <w:marBottom w:val="0"/>
          <w:divBdr>
            <w:top w:val="none" w:sz="0" w:space="0" w:color="auto"/>
            <w:left w:val="none" w:sz="0" w:space="0" w:color="auto"/>
            <w:bottom w:val="none" w:sz="0" w:space="0" w:color="auto"/>
            <w:right w:val="none" w:sz="0" w:space="0" w:color="auto"/>
          </w:divBdr>
          <w:divsChild>
            <w:div w:id="103111505">
              <w:marLeft w:val="0"/>
              <w:marRight w:val="0"/>
              <w:marTop w:val="0"/>
              <w:marBottom w:val="0"/>
              <w:divBdr>
                <w:top w:val="none" w:sz="0" w:space="0" w:color="auto"/>
                <w:left w:val="none" w:sz="0" w:space="0" w:color="auto"/>
                <w:bottom w:val="none" w:sz="0" w:space="0" w:color="auto"/>
                <w:right w:val="none" w:sz="0" w:space="0" w:color="auto"/>
              </w:divBdr>
            </w:div>
            <w:div w:id="150146820">
              <w:marLeft w:val="0"/>
              <w:marRight w:val="0"/>
              <w:marTop w:val="0"/>
              <w:marBottom w:val="0"/>
              <w:divBdr>
                <w:top w:val="none" w:sz="0" w:space="0" w:color="auto"/>
                <w:left w:val="none" w:sz="0" w:space="0" w:color="auto"/>
                <w:bottom w:val="none" w:sz="0" w:space="0" w:color="auto"/>
                <w:right w:val="none" w:sz="0" w:space="0" w:color="auto"/>
              </w:divBdr>
            </w:div>
            <w:div w:id="210466161">
              <w:marLeft w:val="0"/>
              <w:marRight w:val="0"/>
              <w:marTop w:val="0"/>
              <w:marBottom w:val="0"/>
              <w:divBdr>
                <w:top w:val="none" w:sz="0" w:space="0" w:color="auto"/>
                <w:left w:val="none" w:sz="0" w:space="0" w:color="auto"/>
                <w:bottom w:val="none" w:sz="0" w:space="0" w:color="auto"/>
                <w:right w:val="none" w:sz="0" w:space="0" w:color="auto"/>
              </w:divBdr>
            </w:div>
            <w:div w:id="379863338">
              <w:marLeft w:val="0"/>
              <w:marRight w:val="0"/>
              <w:marTop w:val="0"/>
              <w:marBottom w:val="0"/>
              <w:divBdr>
                <w:top w:val="none" w:sz="0" w:space="0" w:color="auto"/>
                <w:left w:val="none" w:sz="0" w:space="0" w:color="auto"/>
                <w:bottom w:val="none" w:sz="0" w:space="0" w:color="auto"/>
                <w:right w:val="none" w:sz="0" w:space="0" w:color="auto"/>
              </w:divBdr>
            </w:div>
            <w:div w:id="458259841">
              <w:marLeft w:val="0"/>
              <w:marRight w:val="0"/>
              <w:marTop w:val="0"/>
              <w:marBottom w:val="0"/>
              <w:divBdr>
                <w:top w:val="none" w:sz="0" w:space="0" w:color="auto"/>
                <w:left w:val="none" w:sz="0" w:space="0" w:color="auto"/>
                <w:bottom w:val="none" w:sz="0" w:space="0" w:color="auto"/>
                <w:right w:val="none" w:sz="0" w:space="0" w:color="auto"/>
              </w:divBdr>
            </w:div>
            <w:div w:id="963383518">
              <w:marLeft w:val="0"/>
              <w:marRight w:val="0"/>
              <w:marTop w:val="0"/>
              <w:marBottom w:val="0"/>
              <w:divBdr>
                <w:top w:val="none" w:sz="0" w:space="0" w:color="auto"/>
                <w:left w:val="none" w:sz="0" w:space="0" w:color="auto"/>
                <w:bottom w:val="none" w:sz="0" w:space="0" w:color="auto"/>
                <w:right w:val="none" w:sz="0" w:space="0" w:color="auto"/>
              </w:divBdr>
            </w:div>
            <w:div w:id="1107119820">
              <w:marLeft w:val="0"/>
              <w:marRight w:val="0"/>
              <w:marTop w:val="0"/>
              <w:marBottom w:val="0"/>
              <w:divBdr>
                <w:top w:val="none" w:sz="0" w:space="0" w:color="auto"/>
                <w:left w:val="none" w:sz="0" w:space="0" w:color="auto"/>
                <w:bottom w:val="none" w:sz="0" w:space="0" w:color="auto"/>
                <w:right w:val="none" w:sz="0" w:space="0" w:color="auto"/>
              </w:divBdr>
            </w:div>
            <w:div w:id="1369451736">
              <w:marLeft w:val="0"/>
              <w:marRight w:val="0"/>
              <w:marTop w:val="0"/>
              <w:marBottom w:val="0"/>
              <w:divBdr>
                <w:top w:val="none" w:sz="0" w:space="0" w:color="auto"/>
                <w:left w:val="none" w:sz="0" w:space="0" w:color="auto"/>
                <w:bottom w:val="none" w:sz="0" w:space="0" w:color="auto"/>
                <w:right w:val="none" w:sz="0" w:space="0" w:color="auto"/>
              </w:divBdr>
            </w:div>
            <w:div w:id="1717270122">
              <w:marLeft w:val="0"/>
              <w:marRight w:val="0"/>
              <w:marTop w:val="0"/>
              <w:marBottom w:val="0"/>
              <w:divBdr>
                <w:top w:val="none" w:sz="0" w:space="0" w:color="auto"/>
                <w:left w:val="none" w:sz="0" w:space="0" w:color="auto"/>
                <w:bottom w:val="none" w:sz="0" w:space="0" w:color="auto"/>
                <w:right w:val="none" w:sz="0" w:space="0" w:color="auto"/>
              </w:divBdr>
            </w:div>
            <w:div w:id="197698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65204">
      <w:bodyDiv w:val="1"/>
      <w:marLeft w:val="0"/>
      <w:marRight w:val="0"/>
      <w:marTop w:val="0"/>
      <w:marBottom w:val="0"/>
      <w:divBdr>
        <w:top w:val="none" w:sz="0" w:space="0" w:color="auto"/>
        <w:left w:val="none" w:sz="0" w:space="0" w:color="auto"/>
        <w:bottom w:val="none" w:sz="0" w:space="0" w:color="auto"/>
        <w:right w:val="none" w:sz="0" w:space="0" w:color="auto"/>
      </w:divBdr>
      <w:divsChild>
        <w:div w:id="1447968049">
          <w:marLeft w:val="0"/>
          <w:marRight w:val="0"/>
          <w:marTop w:val="0"/>
          <w:marBottom w:val="0"/>
          <w:divBdr>
            <w:top w:val="none" w:sz="0" w:space="0" w:color="auto"/>
            <w:left w:val="none" w:sz="0" w:space="0" w:color="auto"/>
            <w:bottom w:val="none" w:sz="0" w:space="0" w:color="auto"/>
            <w:right w:val="none" w:sz="0" w:space="0" w:color="auto"/>
          </w:divBdr>
          <w:divsChild>
            <w:div w:id="95259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4142">
      <w:bodyDiv w:val="1"/>
      <w:marLeft w:val="0"/>
      <w:marRight w:val="0"/>
      <w:marTop w:val="0"/>
      <w:marBottom w:val="0"/>
      <w:divBdr>
        <w:top w:val="none" w:sz="0" w:space="0" w:color="auto"/>
        <w:left w:val="none" w:sz="0" w:space="0" w:color="auto"/>
        <w:bottom w:val="none" w:sz="0" w:space="0" w:color="auto"/>
        <w:right w:val="none" w:sz="0" w:space="0" w:color="auto"/>
      </w:divBdr>
      <w:divsChild>
        <w:div w:id="617570669">
          <w:marLeft w:val="0"/>
          <w:marRight w:val="0"/>
          <w:marTop w:val="0"/>
          <w:marBottom w:val="0"/>
          <w:divBdr>
            <w:top w:val="none" w:sz="0" w:space="0" w:color="auto"/>
            <w:left w:val="none" w:sz="0" w:space="0" w:color="auto"/>
            <w:bottom w:val="none" w:sz="0" w:space="0" w:color="auto"/>
            <w:right w:val="none" w:sz="0" w:space="0" w:color="auto"/>
          </w:divBdr>
          <w:divsChild>
            <w:div w:id="1190794759">
              <w:marLeft w:val="0"/>
              <w:marRight w:val="0"/>
              <w:marTop w:val="0"/>
              <w:marBottom w:val="0"/>
              <w:divBdr>
                <w:top w:val="none" w:sz="0" w:space="0" w:color="auto"/>
                <w:left w:val="none" w:sz="0" w:space="0" w:color="auto"/>
                <w:bottom w:val="none" w:sz="0" w:space="0" w:color="auto"/>
                <w:right w:val="none" w:sz="0" w:space="0" w:color="auto"/>
              </w:divBdr>
              <w:divsChild>
                <w:div w:id="205542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59198">
          <w:marLeft w:val="0"/>
          <w:marRight w:val="0"/>
          <w:marTop w:val="0"/>
          <w:marBottom w:val="0"/>
          <w:divBdr>
            <w:top w:val="none" w:sz="0" w:space="0" w:color="auto"/>
            <w:left w:val="none" w:sz="0" w:space="0" w:color="auto"/>
            <w:bottom w:val="none" w:sz="0" w:space="0" w:color="auto"/>
            <w:right w:val="none" w:sz="0" w:space="0" w:color="auto"/>
          </w:divBdr>
          <w:divsChild>
            <w:div w:id="43869876">
              <w:marLeft w:val="0"/>
              <w:marRight w:val="0"/>
              <w:marTop w:val="0"/>
              <w:marBottom w:val="0"/>
              <w:divBdr>
                <w:top w:val="none" w:sz="0" w:space="0" w:color="auto"/>
                <w:left w:val="none" w:sz="0" w:space="0" w:color="auto"/>
                <w:bottom w:val="none" w:sz="0" w:space="0" w:color="auto"/>
                <w:right w:val="none" w:sz="0" w:space="0" w:color="auto"/>
              </w:divBdr>
              <w:divsChild>
                <w:div w:id="529998907">
                  <w:marLeft w:val="0"/>
                  <w:marRight w:val="0"/>
                  <w:marTop w:val="0"/>
                  <w:marBottom w:val="0"/>
                  <w:divBdr>
                    <w:top w:val="none" w:sz="0" w:space="0" w:color="auto"/>
                    <w:left w:val="none" w:sz="0" w:space="0" w:color="auto"/>
                    <w:bottom w:val="none" w:sz="0" w:space="0" w:color="auto"/>
                    <w:right w:val="none" w:sz="0" w:space="0" w:color="auto"/>
                  </w:divBdr>
                  <w:divsChild>
                    <w:div w:id="1814176601">
                      <w:marLeft w:val="0"/>
                      <w:marRight w:val="0"/>
                      <w:marTop w:val="0"/>
                      <w:marBottom w:val="0"/>
                      <w:divBdr>
                        <w:top w:val="none" w:sz="0" w:space="0" w:color="auto"/>
                        <w:left w:val="none" w:sz="0" w:space="0" w:color="auto"/>
                        <w:bottom w:val="none" w:sz="0" w:space="0" w:color="auto"/>
                        <w:right w:val="none" w:sz="0" w:space="0" w:color="auto"/>
                      </w:divBdr>
                      <w:divsChild>
                        <w:div w:id="457993643">
                          <w:marLeft w:val="0"/>
                          <w:marRight w:val="0"/>
                          <w:marTop w:val="0"/>
                          <w:marBottom w:val="0"/>
                          <w:divBdr>
                            <w:top w:val="none" w:sz="0" w:space="0" w:color="auto"/>
                            <w:left w:val="none" w:sz="0" w:space="0" w:color="auto"/>
                            <w:bottom w:val="none" w:sz="0" w:space="0" w:color="auto"/>
                            <w:right w:val="none" w:sz="0" w:space="0" w:color="auto"/>
                          </w:divBdr>
                          <w:divsChild>
                            <w:div w:id="590820416">
                              <w:marLeft w:val="0"/>
                              <w:marRight w:val="0"/>
                              <w:marTop w:val="0"/>
                              <w:marBottom w:val="0"/>
                              <w:divBdr>
                                <w:top w:val="none" w:sz="0" w:space="0" w:color="auto"/>
                                <w:left w:val="none" w:sz="0" w:space="0" w:color="auto"/>
                                <w:bottom w:val="none" w:sz="0" w:space="0" w:color="auto"/>
                                <w:right w:val="none" w:sz="0" w:space="0" w:color="auto"/>
                              </w:divBdr>
                              <w:divsChild>
                                <w:div w:id="1900896123">
                                  <w:marLeft w:val="0"/>
                                  <w:marRight w:val="0"/>
                                  <w:marTop w:val="0"/>
                                  <w:marBottom w:val="0"/>
                                  <w:divBdr>
                                    <w:top w:val="none" w:sz="0" w:space="0" w:color="auto"/>
                                    <w:left w:val="none" w:sz="0" w:space="0" w:color="auto"/>
                                    <w:bottom w:val="none" w:sz="0" w:space="0" w:color="auto"/>
                                    <w:right w:val="none" w:sz="0" w:space="0" w:color="auto"/>
                                  </w:divBdr>
                                  <w:divsChild>
                                    <w:div w:id="1341007017">
                                      <w:marLeft w:val="0"/>
                                      <w:marRight w:val="0"/>
                                      <w:marTop w:val="0"/>
                                      <w:marBottom w:val="0"/>
                                      <w:divBdr>
                                        <w:top w:val="none" w:sz="0" w:space="0" w:color="auto"/>
                                        <w:left w:val="none" w:sz="0" w:space="0" w:color="auto"/>
                                        <w:bottom w:val="none" w:sz="0" w:space="0" w:color="auto"/>
                                        <w:right w:val="none" w:sz="0" w:space="0" w:color="auto"/>
                                      </w:divBdr>
                                      <w:divsChild>
                                        <w:div w:id="6553732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216300">
              <w:marLeft w:val="0"/>
              <w:marRight w:val="0"/>
              <w:marTop w:val="0"/>
              <w:marBottom w:val="0"/>
              <w:divBdr>
                <w:top w:val="none" w:sz="0" w:space="0" w:color="auto"/>
                <w:left w:val="none" w:sz="0" w:space="0" w:color="auto"/>
                <w:bottom w:val="none" w:sz="0" w:space="0" w:color="auto"/>
                <w:right w:val="none" w:sz="0" w:space="0" w:color="auto"/>
              </w:divBdr>
              <w:divsChild>
                <w:div w:id="7693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107700">
      <w:bodyDiv w:val="1"/>
      <w:marLeft w:val="0"/>
      <w:marRight w:val="0"/>
      <w:marTop w:val="0"/>
      <w:marBottom w:val="0"/>
      <w:divBdr>
        <w:top w:val="none" w:sz="0" w:space="0" w:color="auto"/>
        <w:left w:val="none" w:sz="0" w:space="0" w:color="auto"/>
        <w:bottom w:val="none" w:sz="0" w:space="0" w:color="auto"/>
        <w:right w:val="none" w:sz="0" w:space="0" w:color="auto"/>
      </w:divBdr>
    </w:div>
    <w:div w:id="709691344">
      <w:bodyDiv w:val="1"/>
      <w:marLeft w:val="0"/>
      <w:marRight w:val="0"/>
      <w:marTop w:val="0"/>
      <w:marBottom w:val="0"/>
      <w:divBdr>
        <w:top w:val="none" w:sz="0" w:space="0" w:color="auto"/>
        <w:left w:val="none" w:sz="0" w:space="0" w:color="auto"/>
        <w:bottom w:val="none" w:sz="0" w:space="0" w:color="auto"/>
        <w:right w:val="none" w:sz="0" w:space="0" w:color="auto"/>
      </w:divBdr>
      <w:divsChild>
        <w:div w:id="844520656">
          <w:marLeft w:val="0"/>
          <w:marRight w:val="0"/>
          <w:marTop w:val="0"/>
          <w:marBottom w:val="0"/>
          <w:divBdr>
            <w:top w:val="none" w:sz="0" w:space="0" w:color="auto"/>
            <w:left w:val="none" w:sz="0" w:space="0" w:color="auto"/>
            <w:bottom w:val="none" w:sz="0" w:space="0" w:color="auto"/>
            <w:right w:val="none" w:sz="0" w:space="0" w:color="auto"/>
          </w:divBdr>
          <w:divsChild>
            <w:div w:id="643120182">
              <w:marLeft w:val="0"/>
              <w:marRight w:val="0"/>
              <w:marTop w:val="0"/>
              <w:marBottom w:val="0"/>
              <w:divBdr>
                <w:top w:val="none" w:sz="0" w:space="0" w:color="auto"/>
                <w:left w:val="none" w:sz="0" w:space="0" w:color="auto"/>
                <w:bottom w:val="none" w:sz="0" w:space="0" w:color="auto"/>
                <w:right w:val="none" w:sz="0" w:space="0" w:color="auto"/>
              </w:divBdr>
            </w:div>
            <w:div w:id="1488328687">
              <w:marLeft w:val="0"/>
              <w:marRight w:val="0"/>
              <w:marTop w:val="0"/>
              <w:marBottom w:val="0"/>
              <w:divBdr>
                <w:top w:val="none" w:sz="0" w:space="0" w:color="auto"/>
                <w:left w:val="none" w:sz="0" w:space="0" w:color="auto"/>
                <w:bottom w:val="none" w:sz="0" w:space="0" w:color="auto"/>
                <w:right w:val="none" w:sz="0" w:space="0" w:color="auto"/>
              </w:divBdr>
            </w:div>
            <w:div w:id="1949311960">
              <w:marLeft w:val="0"/>
              <w:marRight w:val="0"/>
              <w:marTop w:val="0"/>
              <w:marBottom w:val="0"/>
              <w:divBdr>
                <w:top w:val="none" w:sz="0" w:space="0" w:color="auto"/>
                <w:left w:val="none" w:sz="0" w:space="0" w:color="auto"/>
                <w:bottom w:val="none" w:sz="0" w:space="0" w:color="auto"/>
                <w:right w:val="none" w:sz="0" w:space="0" w:color="auto"/>
              </w:divBdr>
            </w:div>
            <w:div w:id="212907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00130">
      <w:bodyDiv w:val="1"/>
      <w:marLeft w:val="0"/>
      <w:marRight w:val="0"/>
      <w:marTop w:val="0"/>
      <w:marBottom w:val="0"/>
      <w:divBdr>
        <w:top w:val="none" w:sz="0" w:space="0" w:color="auto"/>
        <w:left w:val="none" w:sz="0" w:space="0" w:color="auto"/>
        <w:bottom w:val="none" w:sz="0" w:space="0" w:color="auto"/>
        <w:right w:val="none" w:sz="0" w:space="0" w:color="auto"/>
      </w:divBdr>
    </w:div>
    <w:div w:id="714503867">
      <w:bodyDiv w:val="1"/>
      <w:marLeft w:val="0"/>
      <w:marRight w:val="0"/>
      <w:marTop w:val="0"/>
      <w:marBottom w:val="0"/>
      <w:divBdr>
        <w:top w:val="none" w:sz="0" w:space="0" w:color="auto"/>
        <w:left w:val="none" w:sz="0" w:space="0" w:color="auto"/>
        <w:bottom w:val="none" w:sz="0" w:space="0" w:color="auto"/>
        <w:right w:val="none" w:sz="0" w:space="0" w:color="auto"/>
      </w:divBdr>
    </w:div>
    <w:div w:id="727193001">
      <w:bodyDiv w:val="1"/>
      <w:marLeft w:val="0"/>
      <w:marRight w:val="0"/>
      <w:marTop w:val="0"/>
      <w:marBottom w:val="0"/>
      <w:divBdr>
        <w:top w:val="none" w:sz="0" w:space="0" w:color="auto"/>
        <w:left w:val="none" w:sz="0" w:space="0" w:color="auto"/>
        <w:bottom w:val="none" w:sz="0" w:space="0" w:color="auto"/>
        <w:right w:val="none" w:sz="0" w:space="0" w:color="auto"/>
      </w:divBdr>
    </w:div>
    <w:div w:id="738945842">
      <w:bodyDiv w:val="1"/>
      <w:marLeft w:val="0"/>
      <w:marRight w:val="0"/>
      <w:marTop w:val="0"/>
      <w:marBottom w:val="0"/>
      <w:divBdr>
        <w:top w:val="none" w:sz="0" w:space="0" w:color="auto"/>
        <w:left w:val="none" w:sz="0" w:space="0" w:color="auto"/>
        <w:bottom w:val="none" w:sz="0" w:space="0" w:color="auto"/>
        <w:right w:val="none" w:sz="0" w:space="0" w:color="auto"/>
      </w:divBdr>
    </w:div>
    <w:div w:id="771441970">
      <w:bodyDiv w:val="1"/>
      <w:marLeft w:val="0"/>
      <w:marRight w:val="0"/>
      <w:marTop w:val="0"/>
      <w:marBottom w:val="0"/>
      <w:divBdr>
        <w:top w:val="none" w:sz="0" w:space="0" w:color="auto"/>
        <w:left w:val="none" w:sz="0" w:space="0" w:color="auto"/>
        <w:bottom w:val="none" w:sz="0" w:space="0" w:color="auto"/>
        <w:right w:val="none" w:sz="0" w:space="0" w:color="auto"/>
      </w:divBdr>
      <w:divsChild>
        <w:div w:id="18942164">
          <w:marLeft w:val="0"/>
          <w:marRight w:val="0"/>
          <w:marTop w:val="0"/>
          <w:marBottom w:val="0"/>
          <w:divBdr>
            <w:top w:val="none" w:sz="0" w:space="0" w:color="auto"/>
            <w:left w:val="none" w:sz="0" w:space="0" w:color="auto"/>
            <w:bottom w:val="none" w:sz="0" w:space="0" w:color="auto"/>
            <w:right w:val="none" w:sz="0" w:space="0" w:color="auto"/>
          </w:divBdr>
        </w:div>
        <w:div w:id="754786077">
          <w:marLeft w:val="0"/>
          <w:marRight w:val="0"/>
          <w:marTop w:val="0"/>
          <w:marBottom w:val="0"/>
          <w:divBdr>
            <w:top w:val="none" w:sz="0" w:space="0" w:color="auto"/>
            <w:left w:val="none" w:sz="0" w:space="0" w:color="auto"/>
            <w:bottom w:val="none" w:sz="0" w:space="0" w:color="auto"/>
            <w:right w:val="none" w:sz="0" w:space="0" w:color="auto"/>
          </w:divBdr>
        </w:div>
      </w:divsChild>
    </w:div>
    <w:div w:id="777137772">
      <w:bodyDiv w:val="1"/>
      <w:marLeft w:val="0"/>
      <w:marRight w:val="0"/>
      <w:marTop w:val="0"/>
      <w:marBottom w:val="0"/>
      <w:divBdr>
        <w:top w:val="none" w:sz="0" w:space="0" w:color="auto"/>
        <w:left w:val="none" w:sz="0" w:space="0" w:color="auto"/>
        <w:bottom w:val="none" w:sz="0" w:space="0" w:color="auto"/>
        <w:right w:val="none" w:sz="0" w:space="0" w:color="auto"/>
      </w:divBdr>
      <w:divsChild>
        <w:div w:id="1640721120">
          <w:marLeft w:val="0"/>
          <w:marRight w:val="0"/>
          <w:marTop w:val="0"/>
          <w:marBottom w:val="0"/>
          <w:divBdr>
            <w:top w:val="none" w:sz="0" w:space="0" w:color="auto"/>
            <w:left w:val="none" w:sz="0" w:space="0" w:color="auto"/>
            <w:bottom w:val="none" w:sz="0" w:space="0" w:color="auto"/>
            <w:right w:val="none" w:sz="0" w:space="0" w:color="auto"/>
          </w:divBdr>
          <w:divsChild>
            <w:div w:id="13770824">
              <w:marLeft w:val="0"/>
              <w:marRight w:val="0"/>
              <w:marTop w:val="0"/>
              <w:marBottom w:val="0"/>
              <w:divBdr>
                <w:top w:val="none" w:sz="0" w:space="0" w:color="auto"/>
                <w:left w:val="none" w:sz="0" w:space="0" w:color="auto"/>
                <w:bottom w:val="none" w:sz="0" w:space="0" w:color="auto"/>
                <w:right w:val="none" w:sz="0" w:space="0" w:color="auto"/>
              </w:divBdr>
            </w:div>
            <w:div w:id="38433658">
              <w:marLeft w:val="0"/>
              <w:marRight w:val="0"/>
              <w:marTop w:val="0"/>
              <w:marBottom w:val="0"/>
              <w:divBdr>
                <w:top w:val="none" w:sz="0" w:space="0" w:color="auto"/>
                <w:left w:val="none" w:sz="0" w:space="0" w:color="auto"/>
                <w:bottom w:val="none" w:sz="0" w:space="0" w:color="auto"/>
                <w:right w:val="none" w:sz="0" w:space="0" w:color="auto"/>
              </w:divBdr>
            </w:div>
            <w:div w:id="155846773">
              <w:marLeft w:val="0"/>
              <w:marRight w:val="0"/>
              <w:marTop w:val="0"/>
              <w:marBottom w:val="0"/>
              <w:divBdr>
                <w:top w:val="none" w:sz="0" w:space="0" w:color="auto"/>
                <w:left w:val="none" w:sz="0" w:space="0" w:color="auto"/>
                <w:bottom w:val="none" w:sz="0" w:space="0" w:color="auto"/>
                <w:right w:val="none" w:sz="0" w:space="0" w:color="auto"/>
              </w:divBdr>
            </w:div>
            <w:div w:id="233589452">
              <w:marLeft w:val="0"/>
              <w:marRight w:val="0"/>
              <w:marTop w:val="0"/>
              <w:marBottom w:val="0"/>
              <w:divBdr>
                <w:top w:val="none" w:sz="0" w:space="0" w:color="auto"/>
                <w:left w:val="none" w:sz="0" w:space="0" w:color="auto"/>
                <w:bottom w:val="none" w:sz="0" w:space="0" w:color="auto"/>
                <w:right w:val="none" w:sz="0" w:space="0" w:color="auto"/>
              </w:divBdr>
            </w:div>
            <w:div w:id="241988353">
              <w:marLeft w:val="0"/>
              <w:marRight w:val="0"/>
              <w:marTop w:val="0"/>
              <w:marBottom w:val="0"/>
              <w:divBdr>
                <w:top w:val="none" w:sz="0" w:space="0" w:color="auto"/>
                <w:left w:val="none" w:sz="0" w:space="0" w:color="auto"/>
                <w:bottom w:val="none" w:sz="0" w:space="0" w:color="auto"/>
                <w:right w:val="none" w:sz="0" w:space="0" w:color="auto"/>
              </w:divBdr>
            </w:div>
            <w:div w:id="317266191">
              <w:marLeft w:val="0"/>
              <w:marRight w:val="0"/>
              <w:marTop w:val="0"/>
              <w:marBottom w:val="0"/>
              <w:divBdr>
                <w:top w:val="none" w:sz="0" w:space="0" w:color="auto"/>
                <w:left w:val="none" w:sz="0" w:space="0" w:color="auto"/>
                <w:bottom w:val="none" w:sz="0" w:space="0" w:color="auto"/>
                <w:right w:val="none" w:sz="0" w:space="0" w:color="auto"/>
              </w:divBdr>
            </w:div>
            <w:div w:id="335886002">
              <w:marLeft w:val="0"/>
              <w:marRight w:val="0"/>
              <w:marTop w:val="0"/>
              <w:marBottom w:val="0"/>
              <w:divBdr>
                <w:top w:val="none" w:sz="0" w:space="0" w:color="auto"/>
                <w:left w:val="none" w:sz="0" w:space="0" w:color="auto"/>
                <w:bottom w:val="none" w:sz="0" w:space="0" w:color="auto"/>
                <w:right w:val="none" w:sz="0" w:space="0" w:color="auto"/>
              </w:divBdr>
            </w:div>
            <w:div w:id="364722141">
              <w:marLeft w:val="0"/>
              <w:marRight w:val="0"/>
              <w:marTop w:val="0"/>
              <w:marBottom w:val="0"/>
              <w:divBdr>
                <w:top w:val="none" w:sz="0" w:space="0" w:color="auto"/>
                <w:left w:val="none" w:sz="0" w:space="0" w:color="auto"/>
                <w:bottom w:val="none" w:sz="0" w:space="0" w:color="auto"/>
                <w:right w:val="none" w:sz="0" w:space="0" w:color="auto"/>
              </w:divBdr>
            </w:div>
            <w:div w:id="399643892">
              <w:marLeft w:val="0"/>
              <w:marRight w:val="0"/>
              <w:marTop w:val="0"/>
              <w:marBottom w:val="0"/>
              <w:divBdr>
                <w:top w:val="none" w:sz="0" w:space="0" w:color="auto"/>
                <w:left w:val="none" w:sz="0" w:space="0" w:color="auto"/>
                <w:bottom w:val="none" w:sz="0" w:space="0" w:color="auto"/>
                <w:right w:val="none" w:sz="0" w:space="0" w:color="auto"/>
              </w:divBdr>
            </w:div>
            <w:div w:id="481429010">
              <w:marLeft w:val="0"/>
              <w:marRight w:val="0"/>
              <w:marTop w:val="0"/>
              <w:marBottom w:val="0"/>
              <w:divBdr>
                <w:top w:val="none" w:sz="0" w:space="0" w:color="auto"/>
                <w:left w:val="none" w:sz="0" w:space="0" w:color="auto"/>
                <w:bottom w:val="none" w:sz="0" w:space="0" w:color="auto"/>
                <w:right w:val="none" w:sz="0" w:space="0" w:color="auto"/>
              </w:divBdr>
            </w:div>
            <w:div w:id="559757250">
              <w:marLeft w:val="0"/>
              <w:marRight w:val="0"/>
              <w:marTop w:val="0"/>
              <w:marBottom w:val="0"/>
              <w:divBdr>
                <w:top w:val="none" w:sz="0" w:space="0" w:color="auto"/>
                <w:left w:val="none" w:sz="0" w:space="0" w:color="auto"/>
                <w:bottom w:val="none" w:sz="0" w:space="0" w:color="auto"/>
                <w:right w:val="none" w:sz="0" w:space="0" w:color="auto"/>
              </w:divBdr>
            </w:div>
            <w:div w:id="596524046">
              <w:marLeft w:val="0"/>
              <w:marRight w:val="0"/>
              <w:marTop w:val="0"/>
              <w:marBottom w:val="0"/>
              <w:divBdr>
                <w:top w:val="none" w:sz="0" w:space="0" w:color="auto"/>
                <w:left w:val="none" w:sz="0" w:space="0" w:color="auto"/>
                <w:bottom w:val="none" w:sz="0" w:space="0" w:color="auto"/>
                <w:right w:val="none" w:sz="0" w:space="0" w:color="auto"/>
              </w:divBdr>
            </w:div>
            <w:div w:id="615062403">
              <w:marLeft w:val="0"/>
              <w:marRight w:val="0"/>
              <w:marTop w:val="0"/>
              <w:marBottom w:val="0"/>
              <w:divBdr>
                <w:top w:val="none" w:sz="0" w:space="0" w:color="auto"/>
                <w:left w:val="none" w:sz="0" w:space="0" w:color="auto"/>
                <w:bottom w:val="none" w:sz="0" w:space="0" w:color="auto"/>
                <w:right w:val="none" w:sz="0" w:space="0" w:color="auto"/>
              </w:divBdr>
            </w:div>
            <w:div w:id="762536523">
              <w:marLeft w:val="0"/>
              <w:marRight w:val="0"/>
              <w:marTop w:val="0"/>
              <w:marBottom w:val="0"/>
              <w:divBdr>
                <w:top w:val="none" w:sz="0" w:space="0" w:color="auto"/>
                <w:left w:val="none" w:sz="0" w:space="0" w:color="auto"/>
                <w:bottom w:val="none" w:sz="0" w:space="0" w:color="auto"/>
                <w:right w:val="none" w:sz="0" w:space="0" w:color="auto"/>
              </w:divBdr>
            </w:div>
            <w:div w:id="897134044">
              <w:marLeft w:val="0"/>
              <w:marRight w:val="0"/>
              <w:marTop w:val="0"/>
              <w:marBottom w:val="0"/>
              <w:divBdr>
                <w:top w:val="none" w:sz="0" w:space="0" w:color="auto"/>
                <w:left w:val="none" w:sz="0" w:space="0" w:color="auto"/>
                <w:bottom w:val="none" w:sz="0" w:space="0" w:color="auto"/>
                <w:right w:val="none" w:sz="0" w:space="0" w:color="auto"/>
              </w:divBdr>
            </w:div>
            <w:div w:id="906495315">
              <w:marLeft w:val="0"/>
              <w:marRight w:val="0"/>
              <w:marTop w:val="0"/>
              <w:marBottom w:val="0"/>
              <w:divBdr>
                <w:top w:val="none" w:sz="0" w:space="0" w:color="auto"/>
                <w:left w:val="none" w:sz="0" w:space="0" w:color="auto"/>
                <w:bottom w:val="none" w:sz="0" w:space="0" w:color="auto"/>
                <w:right w:val="none" w:sz="0" w:space="0" w:color="auto"/>
              </w:divBdr>
            </w:div>
            <w:div w:id="907958045">
              <w:marLeft w:val="0"/>
              <w:marRight w:val="0"/>
              <w:marTop w:val="0"/>
              <w:marBottom w:val="0"/>
              <w:divBdr>
                <w:top w:val="none" w:sz="0" w:space="0" w:color="auto"/>
                <w:left w:val="none" w:sz="0" w:space="0" w:color="auto"/>
                <w:bottom w:val="none" w:sz="0" w:space="0" w:color="auto"/>
                <w:right w:val="none" w:sz="0" w:space="0" w:color="auto"/>
              </w:divBdr>
            </w:div>
            <w:div w:id="925109298">
              <w:marLeft w:val="0"/>
              <w:marRight w:val="0"/>
              <w:marTop w:val="0"/>
              <w:marBottom w:val="0"/>
              <w:divBdr>
                <w:top w:val="none" w:sz="0" w:space="0" w:color="auto"/>
                <w:left w:val="none" w:sz="0" w:space="0" w:color="auto"/>
                <w:bottom w:val="none" w:sz="0" w:space="0" w:color="auto"/>
                <w:right w:val="none" w:sz="0" w:space="0" w:color="auto"/>
              </w:divBdr>
            </w:div>
            <w:div w:id="964508495">
              <w:marLeft w:val="0"/>
              <w:marRight w:val="0"/>
              <w:marTop w:val="0"/>
              <w:marBottom w:val="0"/>
              <w:divBdr>
                <w:top w:val="none" w:sz="0" w:space="0" w:color="auto"/>
                <w:left w:val="none" w:sz="0" w:space="0" w:color="auto"/>
                <w:bottom w:val="none" w:sz="0" w:space="0" w:color="auto"/>
                <w:right w:val="none" w:sz="0" w:space="0" w:color="auto"/>
              </w:divBdr>
            </w:div>
            <w:div w:id="1008142961">
              <w:marLeft w:val="0"/>
              <w:marRight w:val="0"/>
              <w:marTop w:val="0"/>
              <w:marBottom w:val="0"/>
              <w:divBdr>
                <w:top w:val="none" w:sz="0" w:space="0" w:color="auto"/>
                <w:left w:val="none" w:sz="0" w:space="0" w:color="auto"/>
                <w:bottom w:val="none" w:sz="0" w:space="0" w:color="auto"/>
                <w:right w:val="none" w:sz="0" w:space="0" w:color="auto"/>
              </w:divBdr>
            </w:div>
            <w:div w:id="1196310493">
              <w:marLeft w:val="0"/>
              <w:marRight w:val="0"/>
              <w:marTop w:val="0"/>
              <w:marBottom w:val="0"/>
              <w:divBdr>
                <w:top w:val="none" w:sz="0" w:space="0" w:color="auto"/>
                <w:left w:val="none" w:sz="0" w:space="0" w:color="auto"/>
                <w:bottom w:val="none" w:sz="0" w:space="0" w:color="auto"/>
                <w:right w:val="none" w:sz="0" w:space="0" w:color="auto"/>
              </w:divBdr>
            </w:div>
            <w:div w:id="1394234615">
              <w:marLeft w:val="0"/>
              <w:marRight w:val="0"/>
              <w:marTop w:val="0"/>
              <w:marBottom w:val="0"/>
              <w:divBdr>
                <w:top w:val="none" w:sz="0" w:space="0" w:color="auto"/>
                <w:left w:val="none" w:sz="0" w:space="0" w:color="auto"/>
                <w:bottom w:val="none" w:sz="0" w:space="0" w:color="auto"/>
                <w:right w:val="none" w:sz="0" w:space="0" w:color="auto"/>
              </w:divBdr>
            </w:div>
            <w:div w:id="1477144613">
              <w:marLeft w:val="0"/>
              <w:marRight w:val="0"/>
              <w:marTop w:val="0"/>
              <w:marBottom w:val="0"/>
              <w:divBdr>
                <w:top w:val="none" w:sz="0" w:space="0" w:color="auto"/>
                <w:left w:val="none" w:sz="0" w:space="0" w:color="auto"/>
                <w:bottom w:val="none" w:sz="0" w:space="0" w:color="auto"/>
                <w:right w:val="none" w:sz="0" w:space="0" w:color="auto"/>
              </w:divBdr>
            </w:div>
            <w:div w:id="1489708012">
              <w:marLeft w:val="0"/>
              <w:marRight w:val="0"/>
              <w:marTop w:val="0"/>
              <w:marBottom w:val="0"/>
              <w:divBdr>
                <w:top w:val="none" w:sz="0" w:space="0" w:color="auto"/>
                <w:left w:val="none" w:sz="0" w:space="0" w:color="auto"/>
                <w:bottom w:val="none" w:sz="0" w:space="0" w:color="auto"/>
                <w:right w:val="none" w:sz="0" w:space="0" w:color="auto"/>
              </w:divBdr>
            </w:div>
            <w:div w:id="1507475167">
              <w:marLeft w:val="0"/>
              <w:marRight w:val="0"/>
              <w:marTop w:val="0"/>
              <w:marBottom w:val="0"/>
              <w:divBdr>
                <w:top w:val="none" w:sz="0" w:space="0" w:color="auto"/>
                <w:left w:val="none" w:sz="0" w:space="0" w:color="auto"/>
                <w:bottom w:val="none" w:sz="0" w:space="0" w:color="auto"/>
                <w:right w:val="none" w:sz="0" w:space="0" w:color="auto"/>
              </w:divBdr>
            </w:div>
            <w:div w:id="1535145307">
              <w:marLeft w:val="0"/>
              <w:marRight w:val="0"/>
              <w:marTop w:val="0"/>
              <w:marBottom w:val="0"/>
              <w:divBdr>
                <w:top w:val="none" w:sz="0" w:space="0" w:color="auto"/>
                <w:left w:val="none" w:sz="0" w:space="0" w:color="auto"/>
                <w:bottom w:val="none" w:sz="0" w:space="0" w:color="auto"/>
                <w:right w:val="none" w:sz="0" w:space="0" w:color="auto"/>
              </w:divBdr>
            </w:div>
            <w:div w:id="1575893313">
              <w:marLeft w:val="0"/>
              <w:marRight w:val="0"/>
              <w:marTop w:val="0"/>
              <w:marBottom w:val="0"/>
              <w:divBdr>
                <w:top w:val="none" w:sz="0" w:space="0" w:color="auto"/>
                <w:left w:val="none" w:sz="0" w:space="0" w:color="auto"/>
                <w:bottom w:val="none" w:sz="0" w:space="0" w:color="auto"/>
                <w:right w:val="none" w:sz="0" w:space="0" w:color="auto"/>
              </w:divBdr>
            </w:div>
            <w:div w:id="1658609515">
              <w:marLeft w:val="0"/>
              <w:marRight w:val="0"/>
              <w:marTop w:val="0"/>
              <w:marBottom w:val="0"/>
              <w:divBdr>
                <w:top w:val="none" w:sz="0" w:space="0" w:color="auto"/>
                <w:left w:val="none" w:sz="0" w:space="0" w:color="auto"/>
                <w:bottom w:val="none" w:sz="0" w:space="0" w:color="auto"/>
                <w:right w:val="none" w:sz="0" w:space="0" w:color="auto"/>
              </w:divBdr>
            </w:div>
            <w:div w:id="1673602575">
              <w:marLeft w:val="0"/>
              <w:marRight w:val="0"/>
              <w:marTop w:val="0"/>
              <w:marBottom w:val="0"/>
              <w:divBdr>
                <w:top w:val="none" w:sz="0" w:space="0" w:color="auto"/>
                <w:left w:val="none" w:sz="0" w:space="0" w:color="auto"/>
                <w:bottom w:val="none" w:sz="0" w:space="0" w:color="auto"/>
                <w:right w:val="none" w:sz="0" w:space="0" w:color="auto"/>
              </w:divBdr>
            </w:div>
            <w:div w:id="1748771337">
              <w:marLeft w:val="0"/>
              <w:marRight w:val="0"/>
              <w:marTop w:val="0"/>
              <w:marBottom w:val="0"/>
              <w:divBdr>
                <w:top w:val="none" w:sz="0" w:space="0" w:color="auto"/>
                <w:left w:val="none" w:sz="0" w:space="0" w:color="auto"/>
                <w:bottom w:val="none" w:sz="0" w:space="0" w:color="auto"/>
                <w:right w:val="none" w:sz="0" w:space="0" w:color="auto"/>
              </w:divBdr>
            </w:div>
            <w:div w:id="1902130936">
              <w:marLeft w:val="0"/>
              <w:marRight w:val="0"/>
              <w:marTop w:val="0"/>
              <w:marBottom w:val="0"/>
              <w:divBdr>
                <w:top w:val="none" w:sz="0" w:space="0" w:color="auto"/>
                <w:left w:val="none" w:sz="0" w:space="0" w:color="auto"/>
                <w:bottom w:val="none" w:sz="0" w:space="0" w:color="auto"/>
                <w:right w:val="none" w:sz="0" w:space="0" w:color="auto"/>
              </w:divBdr>
            </w:div>
            <w:div w:id="1933775953">
              <w:marLeft w:val="0"/>
              <w:marRight w:val="0"/>
              <w:marTop w:val="0"/>
              <w:marBottom w:val="0"/>
              <w:divBdr>
                <w:top w:val="none" w:sz="0" w:space="0" w:color="auto"/>
                <w:left w:val="none" w:sz="0" w:space="0" w:color="auto"/>
                <w:bottom w:val="none" w:sz="0" w:space="0" w:color="auto"/>
                <w:right w:val="none" w:sz="0" w:space="0" w:color="auto"/>
              </w:divBdr>
            </w:div>
            <w:div w:id="1937907945">
              <w:marLeft w:val="0"/>
              <w:marRight w:val="0"/>
              <w:marTop w:val="0"/>
              <w:marBottom w:val="0"/>
              <w:divBdr>
                <w:top w:val="none" w:sz="0" w:space="0" w:color="auto"/>
                <w:left w:val="none" w:sz="0" w:space="0" w:color="auto"/>
                <w:bottom w:val="none" w:sz="0" w:space="0" w:color="auto"/>
                <w:right w:val="none" w:sz="0" w:space="0" w:color="auto"/>
              </w:divBdr>
            </w:div>
            <w:div w:id="212942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3688">
      <w:bodyDiv w:val="1"/>
      <w:marLeft w:val="0"/>
      <w:marRight w:val="0"/>
      <w:marTop w:val="0"/>
      <w:marBottom w:val="0"/>
      <w:divBdr>
        <w:top w:val="none" w:sz="0" w:space="0" w:color="auto"/>
        <w:left w:val="none" w:sz="0" w:space="0" w:color="auto"/>
        <w:bottom w:val="none" w:sz="0" w:space="0" w:color="auto"/>
        <w:right w:val="none" w:sz="0" w:space="0" w:color="auto"/>
      </w:divBdr>
    </w:div>
    <w:div w:id="822891432">
      <w:bodyDiv w:val="1"/>
      <w:marLeft w:val="0"/>
      <w:marRight w:val="0"/>
      <w:marTop w:val="0"/>
      <w:marBottom w:val="0"/>
      <w:divBdr>
        <w:top w:val="none" w:sz="0" w:space="0" w:color="auto"/>
        <w:left w:val="none" w:sz="0" w:space="0" w:color="auto"/>
        <w:bottom w:val="none" w:sz="0" w:space="0" w:color="auto"/>
        <w:right w:val="none" w:sz="0" w:space="0" w:color="auto"/>
      </w:divBdr>
    </w:div>
    <w:div w:id="843320401">
      <w:bodyDiv w:val="1"/>
      <w:marLeft w:val="0"/>
      <w:marRight w:val="0"/>
      <w:marTop w:val="0"/>
      <w:marBottom w:val="0"/>
      <w:divBdr>
        <w:top w:val="none" w:sz="0" w:space="0" w:color="auto"/>
        <w:left w:val="none" w:sz="0" w:space="0" w:color="auto"/>
        <w:bottom w:val="none" w:sz="0" w:space="0" w:color="auto"/>
        <w:right w:val="none" w:sz="0" w:space="0" w:color="auto"/>
      </w:divBdr>
      <w:divsChild>
        <w:div w:id="781152966">
          <w:marLeft w:val="0"/>
          <w:marRight w:val="0"/>
          <w:marTop w:val="0"/>
          <w:marBottom w:val="0"/>
          <w:divBdr>
            <w:top w:val="none" w:sz="0" w:space="0" w:color="auto"/>
            <w:left w:val="none" w:sz="0" w:space="0" w:color="auto"/>
            <w:bottom w:val="none" w:sz="0" w:space="0" w:color="auto"/>
            <w:right w:val="none" w:sz="0" w:space="0" w:color="auto"/>
          </w:divBdr>
          <w:divsChild>
            <w:div w:id="10419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14751">
      <w:bodyDiv w:val="1"/>
      <w:marLeft w:val="0"/>
      <w:marRight w:val="0"/>
      <w:marTop w:val="0"/>
      <w:marBottom w:val="0"/>
      <w:divBdr>
        <w:top w:val="none" w:sz="0" w:space="0" w:color="auto"/>
        <w:left w:val="none" w:sz="0" w:space="0" w:color="auto"/>
        <w:bottom w:val="none" w:sz="0" w:space="0" w:color="auto"/>
        <w:right w:val="none" w:sz="0" w:space="0" w:color="auto"/>
      </w:divBdr>
    </w:div>
    <w:div w:id="886457994">
      <w:bodyDiv w:val="1"/>
      <w:marLeft w:val="0"/>
      <w:marRight w:val="0"/>
      <w:marTop w:val="0"/>
      <w:marBottom w:val="0"/>
      <w:divBdr>
        <w:top w:val="none" w:sz="0" w:space="0" w:color="auto"/>
        <w:left w:val="none" w:sz="0" w:space="0" w:color="auto"/>
        <w:bottom w:val="none" w:sz="0" w:space="0" w:color="auto"/>
        <w:right w:val="none" w:sz="0" w:space="0" w:color="auto"/>
      </w:divBdr>
    </w:div>
    <w:div w:id="886768615">
      <w:bodyDiv w:val="1"/>
      <w:marLeft w:val="0"/>
      <w:marRight w:val="0"/>
      <w:marTop w:val="0"/>
      <w:marBottom w:val="0"/>
      <w:divBdr>
        <w:top w:val="none" w:sz="0" w:space="0" w:color="auto"/>
        <w:left w:val="none" w:sz="0" w:space="0" w:color="auto"/>
        <w:bottom w:val="none" w:sz="0" w:space="0" w:color="auto"/>
        <w:right w:val="none" w:sz="0" w:space="0" w:color="auto"/>
      </w:divBdr>
      <w:divsChild>
        <w:div w:id="880674781">
          <w:marLeft w:val="0"/>
          <w:marRight w:val="0"/>
          <w:marTop w:val="0"/>
          <w:marBottom w:val="0"/>
          <w:divBdr>
            <w:top w:val="none" w:sz="0" w:space="0" w:color="auto"/>
            <w:left w:val="none" w:sz="0" w:space="0" w:color="auto"/>
            <w:bottom w:val="none" w:sz="0" w:space="0" w:color="auto"/>
            <w:right w:val="none" w:sz="0" w:space="0" w:color="auto"/>
          </w:divBdr>
          <w:divsChild>
            <w:div w:id="12542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3149">
      <w:bodyDiv w:val="1"/>
      <w:marLeft w:val="0"/>
      <w:marRight w:val="0"/>
      <w:marTop w:val="0"/>
      <w:marBottom w:val="0"/>
      <w:divBdr>
        <w:top w:val="none" w:sz="0" w:space="0" w:color="auto"/>
        <w:left w:val="none" w:sz="0" w:space="0" w:color="auto"/>
        <w:bottom w:val="none" w:sz="0" w:space="0" w:color="auto"/>
        <w:right w:val="none" w:sz="0" w:space="0" w:color="auto"/>
      </w:divBdr>
    </w:div>
    <w:div w:id="913703296">
      <w:bodyDiv w:val="1"/>
      <w:marLeft w:val="0"/>
      <w:marRight w:val="0"/>
      <w:marTop w:val="0"/>
      <w:marBottom w:val="0"/>
      <w:divBdr>
        <w:top w:val="none" w:sz="0" w:space="0" w:color="auto"/>
        <w:left w:val="none" w:sz="0" w:space="0" w:color="auto"/>
        <w:bottom w:val="none" w:sz="0" w:space="0" w:color="auto"/>
        <w:right w:val="none" w:sz="0" w:space="0" w:color="auto"/>
      </w:divBdr>
    </w:div>
    <w:div w:id="915935777">
      <w:bodyDiv w:val="1"/>
      <w:marLeft w:val="0"/>
      <w:marRight w:val="0"/>
      <w:marTop w:val="0"/>
      <w:marBottom w:val="0"/>
      <w:divBdr>
        <w:top w:val="none" w:sz="0" w:space="0" w:color="auto"/>
        <w:left w:val="none" w:sz="0" w:space="0" w:color="auto"/>
        <w:bottom w:val="none" w:sz="0" w:space="0" w:color="auto"/>
        <w:right w:val="none" w:sz="0" w:space="0" w:color="auto"/>
      </w:divBdr>
    </w:div>
    <w:div w:id="932127073">
      <w:bodyDiv w:val="1"/>
      <w:marLeft w:val="0"/>
      <w:marRight w:val="0"/>
      <w:marTop w:val="0"/>
      <w:marBottom w:val="0"/>
      <w:divBdr>
        <w:top w:val="none" w:sz="0" w:space="0" w:color="auto"/>
        <w:left w:val="none" w:sz="0" w:space="0" w:color="auto"/>
        <w:bottom w:val="none" w:sz="0" w:space="0" w:color="auto"/>
        <w:right w:val="none" w:sz="0" w:space="0" w:color="auto"/>
      </w:divBdr>
    </w:div>
    <w:div w:id="964962934">
      <w:bodyDiv w:val="1"/>
      <w:marLeft w:val="0"/>
      <w:marRight w:val="0"/>
      <w:marTop w:val="0"/>
      <w:marBottom w:val="0"/>
      <w:divBdr>
        <w:top w:val="none" w:sz="0" w:space="0" w:color="auto"/>
        <w:left w:val="none" w:sz="0" w:space="0" w:color="auto"/>
        <w:bottom w:val="none" w:sz="0" w:space="0" w:color="auto"/>
        <w:right w:val="none" w:sz="0" w:space="0" w:color="auto"/>
      </w:divBdr>
      <w:divsChild>
        <w:div w:id="250941092">
          <w:marLeft w:val="0"/>
          <w:marRight w:val="0"/>
          <w:marTop w:val="0"/>
          <w:marBottom w:val="0"/>
          <w:divBdr>
            <w:top w:val="none" w:sz="0" w:space="0" w:color="auto"/>
            <w:left w:val="none" w:sz="0" w:space="0" w:color="auto"/>
            <w:bottom w:val="none" w:sz="0" w:space="0" w:color="auto"/>
            <w:right w:val="none" w:sz="0" w:space="0" w:color="auto"/>
          </w:divBdr>
          <w:divsChild>
            <w:div w:id="49849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21335">
      <w:bodyDiv w:val="1"/>
      <w:marLeft w:val="0"/>
      <w:marRight w:val="0"/>
      <w:marTop w:val="0"/>
      <w:marBottom w:val="0"/>
      <w:divBdr>
        <w:top w:val="none" w:sz="0" w:space="0" w:color="auto"/>
        <w:left w:val="none" w:sz="0" w:space="0" w:color="auto"/>
        <w:bottom w:val="none" w:sz="0" w:space="0" w:color="auto"/>
        <w:right w:val="none" w:sz="0" w:space="0" w:color="auto"/>
      </w:divBdr>
      <w:divsChild>
        <w:div w:id="476530610">
          <w:marLeft w:val="0"/>
          <w:marRight w:val="0"/>
          <w:marTop w:val="0"/>
          <w:marBottom w:val="0"/>
          <w:divBdr>
            <w:top w:val="none" w:sz="0" w:space="0" w:color="auto"/>
            <w:left w:val="none" w:sz="0" w:space="0" w:color="auto"/>
            <w:bottom w:val="none" w:sz="0" w:space="0" w:color="auto"/>
            <w:right w:val="none" w:sz="0" w:space="0" w:color="auto"/>
          </w:divBdr>
        </w:div>
        <w:div w:id="997809270">
          <w:marLeft w:val="0"/>
          <w:marRight w:val="0"/>
          <w:marTop w:val="0"/>
          <w:marBottom w:val="0"/>
          <w:divBdr>
            <w:top w:val="none" w:sz="0" w:space="0" w:color="auto"/>
            <w:left w:val="none" w:sz="0" w:space="0" w:color="auto"/>
            <w:bottom w:val="none" w:sz="0" w:space="0" w:color="auto"/>
            <w:right w:val="none" w:sz="0" w:space="0" w:color="auto"/>
          </w:divBdr>
          <w:divsChild>
            <w:div w:id="225730041">
              <w:marLeft w:val="0"/>
              <w:marRight w:val="165"/>
              <w:marTop w:val="150"/>
              <w:marBottom w:val="0"/>
              <w:divBdr>
                <w:top w:val="none" w:sz="0" w:space="0" w:color="auto"/>
                <w:left w:val="none" w:sz="0" w:space="0" w:color="auto"/>
                <w:bottom w:val="none" w:sz="0" w:space="0" w:color="auto"/>
                <w:right w:val="none" w:sz="0" w:space="0" w:color="auto"/>
              </w:divBdr>
              <w:divsChild>
                <w:div w:id="31422626">
                  <w:marLeft w:val="0"/>
                  <w:marRight w:val="0"/>
                  <w:marTop w:val="0"/>
                  <w:marBottom w:val="0"/>
                  <w:divBdr>
                    <w:top w:val="none" w:sz="0" w:space="0" w:color="auto"/>
                    <w:left w:val="none" w:sz="0" w:space="0" w:color="auto"/>
                    <w:bottom w:val="none" w:sz="0" w:space="0" w:color="auto"/>
                    <w:right w:val="none" w:sz="0" w:space="0" w:color="auto"/>
                  </w:divBdr>
                  <w:divsChild>
                    <w:div w:id="2695142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908749">
      <w:bodyDiv w:val="1"/>
      <w:marLeft w:val="0"/>
      <w:marRight w:val="0"/>
      <w:marTop w:val="0"/>
      <w:marBottom w:val="0"/>
      <w:divBdr>
        <w:top w:val="none" w:sz="0" w:space="0" w:color="auto"/>
        <w:left w:val="none" w:sz="0" w:space="0" w:color="auto"/>
        <w:bottom w:val="none" w:sz="0" w:space="0" w:color="auto"/>
        <w:right w:val="none" w:sz="0" w:space="0" w:color="auto"/>
      </w:divBdr>
    </w:div>
    <w:div w:id="1037395835">
      <w:bodyDiv w:val="1"/>
      <w:marLeft w:val="0"/>
      <w:marRight w:val="0"/>
      <w:marTop w:val="0"/>
      <w:marBottom w:val="0"/>
      <w:divBdr>
        <w:top w:val="none" w:sz="0" w:space="0" w:color="auto"/>
        <w:left w:val="none" w:sz="0" w:space="0" w:color="auto"/>
        <w:bottom w:val="none" w:sz="0" w:space="0" w:color="auto"/>
        <w:right w:val="none" w:sz="0" w:space="0" w:color="auto"/>
      </w:divBdr>
    </w:div>
    <w:div w:id="1044062665">
      <w:bodyDiv w:val="1"/>
      <w:marLeft w:val="0"/>
      <w:marRight w:val="0"/>
      <w:marTop w:val="0"/>
      <w:marBottom w:val="0"/>
      <w:divBdr>
        <w:top w:val="none" w:sz="0" w:space="0" w:color="auto"/>
        <w:left w:val="none" w:sz="0" w:space="0" w:color="auto"/>
        <w:bottom w:val="none" w:sz="0" w:space="0" w:color="auto"/>
        <w:right w:val="none" w:sz="0" w:space="0" w:color="auto"/>
      </w:divBdr>
      <w:divsChild>
        <w:div w:id="1372340220">
          <w:marLeft w:val="0"/>
          <w:marRight w:val="0"/>
          <w:marTop w:val="0"/>
          <w:marBottom w:val="0"/>
          <w:divBdr>
            <w:top w:val="none" w:sz="0" w:space="0" w:color="auto"/>
            <w:left w:val="none" w:sz="0" w:space="0" w:color="auto"/>
            <w:bottom w:val="none" w:sz="0" w:space="0" w:color="auto"/>
            <w:right w:val="none" w:sz="0" w:space="0" w:color="auto"/>
          </w:divBdr>
          <w:divsChild>
            <w:div w:id="164901638">
              <w:marLeft w:val="0"/>
              <w:marRight w:val="0"/>
              <w:marTop w:val="0"/>
              <w:marBottom w:val="0"/>
              <w:divBdr>
                <w:top w:val="none" w:sz="0" w:space="0" w:color="auto"/>
                <w:left w:val="none" w:sz="0" w:space="0" w:color="auto"/>
                <w:bottom w:val="none" w:sz="0" w:space="0" w:color="auto"/>
                <w:right w:val="none" w:sz="0" w:space="0" w:color="auto"/>
              </w:divBdr>
            </w:div>
            <w:div w:id="335613472">
              <w:marLeft w:val="0"/>
              <w:marRight w:val="0"/>
              <w:marTop w:val="0"/>
              <w:marBottom w:val="0"/>
              <w:divBdr>
                <w:top w:val="none" w:sz="0" w:space="0" w:color="auto"/>
                <w:left w:val="none" w:sz="0" w:space="0" w:color="auto"/>
                <w:bottom w:val="none" w:sz="0" w:space="0" w:color="auto"/>
                <w:right w:val="none" w:sz="0" w:space="0" w:color="auto"/>
              </w:divBdr>
            </w:div>
            <w:div w:id="350962082">
              <w:marLeft w:val="0"/>
              <w:marRight w:val="0"/>
              <w:marTop w:val="0"/>
              <w:marBottom w:val="0"/>
              <w:divBdr>
                <w:top w:val="none" w:sz="0" w:space="0" w:color="auto"/>
                <w:left w:val="none" w:sz="0" w:space="0" w:color="auto"/>
                <w:bottom w:val="none" w:sz="0" w:space="0" w:color="auto"/>
                <w:right w:val="none" w:sz="0" w:space="0" w:color="auto"/>
              </w:divBdr>
            </w:div>
            <w:div w:id="374694674">
              <w:marLeft w:val="0"/>
              <w:marRight w:val="0"/>
              <w:marTop w:val="0"/>
              <w:marBottom w:val="0"/>
              <w:divBdr>
                <w:top w:val="none" w:sz="0" w:space="0" w:color="auto"/>
                <w:left w:val="none" w:sz="0" w:space="0" w:color="auto"/>
                <w:bottom w:val="none" w:sz="0" w:space="0" w:color="auto"/>
                <w:right w:val="none" w:sz="0" w:space="0" w:color="auto"/>
              </w:divBdr>
            </w:div>
            <w:div w:id="658534009">
              <w:marLeft w:val="0"/>
              <w:marRight w:val="0"/>
              <w:marTop w:val="0"/>
              <w:marBottom w:val="0"/>
              <w:divBdr>
                <w:top w:val="none" w:sz="0" w:space="0" w:color="auto"/>
                <w:left w:val="none" w:sz="0" w:space="0" w:color="auto"/>
                <w:bottom w:val="none" w:sz="0" w:space="0" w:color="auto"/>
                <w:right w:val="none" w:sz="0" w:space="0" w:color="auto"/>
              </w:divBdr>
            </w:div>
            <w:div w:id="688994444">
              <w:marLeft w:val="0"/>
              <w:marRight w:val="0"/>
              <w:marTop w:val="0"/>
              <w:marBottom w:val="0"/>
              <w:divBdr>
                <w:top w:val="none" w:sz="0" w:space="0" w:color="auto"/>
                <w:left w:val="none" w:sz="0" w:space="0" w:color="auto"/>
                <w:bottom w:val="none" w:sz="0" w:space="0" w:color="auto"/>
                <w:right w:val="none" w:sz="0" w:space="0" w:color="auto"/>
              </w:divBdr>
            </w:div>
            <w:div w:id="829372380">
              <w:marLeft w:val="0"/>
              <w:marRight w:val="0"/>
              <w:marTop w:val="0"/>
              <w:marBottom w:val="0"/>
              <w:divBdr>
                <w:top w:val="none" w:sz="0" w:space="0" w:color="auto"/>
                <w:left w:val="none" w:sz="0" w:space="0" w:color="auto"/>
                <w:bottom w:val="none" w:sz="0" w:space="0" w:color="auto"/>
                <w:right w:val="none" w:sz="0" w:space="0" w:color="auto"/>
              </w:divBdr>
            </w:div>
            <w:div w:id="860389220">
              <w:marLeft w:val="0"/>
              <w:marRight w:val="0"/>
              <w:marTop w:val="0"/>
              <w:marBottom w:val="0"/>
              <w:divBdr>
                <w:top w:val="none" w:sz="0" w:space="0" w:color="auto"/>
                <w:left w:val="none" w:sz="0" w:space="0" w:color="auto"/>
                <w:bottom w:val="none" w:sz="0" w:space="0" w:color="auto"/>
                <w:right w:val="none" w:sz="0" w:space="0" w:color="auto"/>
              </w:divBdr>
            </w:div>
            <w:div w:id="988746894">
              <w:marLeft w:val="0"/>
              <w:marRight w:val="0"/>
              <w:marTop w:val="0"/>
              <w:marBottom w:val="0"/>
              <w:divBdr>
                <w:top w:val="none" w:sz="0" w:space="0" w:color="auto"/>
                <w:left w:val="none" w:sz="0" w:space="0" w:color="auto"/>
                <w:bottom w:val="none" w:sz="0" w:space="0" w:color="auto"/>
                <w:right w:val="none" w:sz="0" w:space="0" w:color="auto"/>
              </w:divBdr>
            </w:div>
            <w:div w:id="1256330489">
              <w:marLeft w:val="0"/>
              <w:marRight w:val="0"/>
              <w:marTop w:val="0"/>
              <w:marBottom w:val="0"/>
              <w:divBdr>
                <w:top w:val="none" w:sz="0" w:space="0" w:color="auto"/>
                <w:left w:val="none" w:sz="0" w:space="0" w:color="auto"/>
                <w:bottom w:val="none" w:sz="0" w:space="0" w:color="auto"/>
                <w:right w:val="none" w:sz="0" w:space="0" w:color="auto"/>
              </w:divBdr>
            </w:div>
            <w:div w:id="1521432167">
              <w:marLeft w:val="0"/>
              <w:marRight w:val="0"/>
              <w:marTop w:val="0"/>
              <w:marBottom w:val="0"/>
              <w:divBdr>
                <w:top w:val="none" w:sz="0" w:space="0" w:color="auto"/>
                <w:left w:val="none" w:sz="0" w:space="0" w:color="auto"/>
                <w:bottom w:val="none" w:sz="0" w:space="0" w:color="auto"/>
                <w:right w:val="none" w:sz="0" w:space="0" w:color="auto"/>
              </w:divBdr>
            </w:div>
            <w:div w:id="1558585494">
              <w:marLeft w:val="0"/>
              <w:marRight w:val="0"/>
              <w:marTop w:val="0"/>
              <w:marBottom w:val="0"/>
              <w:divBdr>
                <w:top w:val="none" w:sz="0" w:space="0" w:color="auto"/>
                <w:left w:val="none" w:sz="0" w:space="0" w:color="auto"/>
                <w:bottom w:val="none" w:sz="0" w:space="0" w:color="auto"/>
                <w:right w:val="none" w:sz="0" w:space="0" w:color="auto"/>
              </w:divBdr>
            </w:div>
            <w:div w:id="1691448722">
              <w:marLeft w:val="0"/>
              <w:marRight w:val="0"/>
              <w:marTop w:val="0"/>
              <w:marBottom w:val="0"/>
              <w:divBdr>
                <w:top w:val="none" w:sz="0" w:space="0" w:color="auto"/>
                <w:left w:val="none" w:sz="0" w:space="0" w:color="auto"/>
                <w:bottom w:val="none" w:sz="0" w:space="0" w:color="auto"/>
                <w:right w:val="none" w:sz="0" w:space="0" w:color="auto"/>
              </w:divBdr>
            </w:div>
            <w:div w:id="1899824747">
              <w:marLeft w:val="0"/>
              <w:marRight w:val="0"/>
              <w:marTop w:val="0"/>
              <w:marBottom w:val="0"/>
              <w:divBdr>
                <w:top w:val="none" w:sz="0" w:space="0" w:color="auto"/>
                <w:left w:val="none" w:sz="0" w:space="0" w:color="auto"/>
                <w:bottom w:val="none" w:sz="0" w:space="0" w:color="auto"/>
                <w:right w:val="none" w:sz="0" w:space="0" w:color="auto"/>
              </w:divBdr>
            </w:div>
            <w:div w:id="1952779649">
              <w:marLeft w:val="0"/>
              <w:marRight w:val="0"/>
              <w:marTop w:val="0"/>
              <w:marBottom w:val="0"/>
              <w:divBdr>
                <w:top w:val="none" w:sz="0" w:space="0" w:color="auto"/>
                <w:left w:val="none" w:sz="0" w:space="0" w:color="auto"/>
                <w:bottom w:val="none" w:sz="0" w:space="0" w:color="auto"/>
                <w:right w:val="none" w:sz="0" w:space="0" w:color="auto"/>
              </w:divBdr>
            </w:div>
            <w:div w:id="2040202889">
              <w:marLeft w:val="0"/>
              <w:marRight w:val="0"/>
              <w:marTop w:val="0"/>
              <w:marBottom w:val="0"/>
              <w:divBdr>
                <w:top w:val="none" w:sz="0" w:space="0" w:color="auto"/>
                <w:left w:val="none" w:sz="0" w:space="0" w:color="auto"/>
                <w:bottom w:val="none" w:sz="0" w:space="0" w:color="auto"/>
                <w:right w:val="none" w:sz="0" w:space="0" w:color="auto"/>
              </w:divBdr>
            </w:div>
            <w:div w:id="213394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7939">
      <w:bodyDiv w:val="1"/>
      <w:marLeft w:val="0"/>
      <w:marRight w:val="0"/>
      <w:marTop w:val="0"/>
      <w:marBottom w:val="0"/>
      <w:divBdr>
        <w:top w:val="none" w:sz="0" w:space="0" w:color="auto"/>
        <w:left w:val="none" w:sz="0" w:space="0" w:color="auto"/>
        <w:bottom w:val="none" w:sz="0" w:space="0" w:color="auto"/>
        <w:right w:val="none" w:sz="0" w:space="0" w:color="auto"/>
      </w:divBdr>
      <w:divsChild>
        <w:div w:id="14771329">
          <w:marLeft w:val="0"/>
          <w:marRight w:val="0"/>
          <w:marTop w:val="0"/>
          <w:marBottom w:val="0"/>
          <w:divBdr>
            <w:top w:val="none" w:sz="0" w:space="0" w:color="auto"/>
            <w:left w:val="none" w:sz="0" w:space="0" w:color="auto"/>
            <w:bottom w:val="none" w:sz="0" w:space="0" w:color="auto"/>
            <w:right w:val="none" w:sz="0" w:space="0" w:color="auto"/>
          </w:divBdr>
        </w:div>
        <w:div w:id="1659843354">
          <w:marLeft w:val="0"/>
          <w:marRight w:val="0"/>
          <w:marTop w:val="0"/>
          <w:marBottom w:val="0"/>
          <w:divBdr>
            <w:top w:val="none" w:sz="0" w:space="0" w:color="auto"/>
            <w:left w:val="none" w:sz="0" w:space="0" w:color="auto"/>
            <w:bottom w:val="none" w:sz="0" w:space="0" w:color="auto"/>
            <w:right w:val="none" w:sz="0" w:space="0" w:color="auto"/>
          </w:divBdr>
        </w:div>
      </w:divsChild>
    </w:div>
    <w:div w:id="1078555178">
      <w:bodyDiv w:val="1"/>
      <w:marLeft w:val="0"/>
      <w:marRight w:val="0"/>
      <w:marTop w:val="0"/>
      <w:marBottom w:val="0"/>
      <w:divBdr>
        <w:top w:val="none" w:sz="0" w:space="0" w:color="auto"/>
        <w:left w:val="none" w:sz="0" w:space="0" w:color="auto"/>
        <w:bottom w:val="none" w:sz="0" w:space="0" w:color="auto"/>
        <w:right w:val="none" w:sz="0" w:space="0" w:color="auto"/>
      </w:divBdr>
    </w:div>
    <w:div w:id="1084424647">
      <w:bodyDiv w:val="1"/>
      <w:marLeft w:val="0"/>
      <w:marRight w:val="0"/>
      <w:marTop w:val="0"/>
      <w:marBottom w:val="0"/>
      <w:divBdr>
        <w:top w:val="none" w:sz="0" w:space="0" w:color="auto"/>
        <w:left w:val="none" w:sz="0" w:space="0" w:color="auto"/>
        <w:bottom w:val="none" w:sz="0" w:space="0" w:color="auto"/>
        <w:right w:val="none" w:sz="0" w:space="0" w:color="auto"/>
      </w:divBdr>
      <w:divsChild>
        <w:div w:id="1579175459">
          <w:marLeft w:val="0"/>
          <w:marRight w:val="0"/>
          <w:marTop w:val="0"/>
          <w:marBottom w:val="0"/>
          <w:divBdr>
            <w:top w:val="none" w:sz="0" w:space="0" w:color="auto"/>
            <w:left w:val="none" w:sz="0" w:space="0" w:color="auto"/>
            <w:bottom w:val="none" w:sz="0" w:space="0" w:color="auto"/>
            <w:right w:val="none" w:sz="0" w:space="0" w:color="auto"/>
          </w:divBdr>
          <w:divsChild>
            <w:div w:id="5043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18563">
      <w:bodyDiv w:val="1"/>
      <w:marLeft w:val="0"/>
      <w:marRight w:val="0"/>
      <w:marTop w:val="0"/>
      <w:marBottom w:val="0"/>
      <w:divBdr>
        <w:top w:val="none" w:sz="0" w:space="0" w:color="auto"/>
        <w:left w:val="none" w:sz="0" w:space="0" w:color="auto"/>
        <w:bottom w:val="none" w:sz="0" w:space="0" w:color="auto"/>
        <w:right w:val="none" w:sz="0" w:space="0" w:color="auto"/>
      </w:divBdr>
    </w:div>
    <w:div w:id="1151363680">
      <w:bodyDiv w:val="1"/>
      <w:marLeft w:val="0"/>
      <w:marRight w:val="0"/>
      <w:marTop w:val="0"/>
      <w:marBottom w:val="0"/>
      <w:divBdr>
        <w:top w:val="none" w:sz="0" w:space="0" w:color="auto"/>
        <w:left w:val="none" w:sz="0" w:space="0" w:color="auto"/>
        <w:bottom w:val="none" w:sz="0" w:space="0" w:color="auto"/>
        <w:right w:val="none" w:sz="0" w:space="0" w:color="auto"/>
      </w:divBdr>
    </w:div>
    <w:div w:id="1151948164">
      <w:bodyDiv w:val="1"/>
      <w:marLeft w:val="0"/>
      <w:marRight w:val="0"/>
      <w:marTop w:val="0"/>
      <w:marBottom w:val="0"/>
      <w:divBdr>
        <w:top w:val="none" w:sz="0" w:space="0" w:color="auto"/>
        <w:left w:val="none" w:sz="0" w:space="0" w:color="auto"/>
        <w:bottom w:val="none" w:sz="0" w:space="0" w:color="auto"/>
        <w:right w:val="none" w:sz="0" w:space="0" w:color="auto"/>
      </w:divBdr>
      <w:divsChild>
        <w:div w:id="1614677368">
          <w:marLeft w:val="0"/>
          <w:marRight w:val="0"/>
          <w:marTop w:val="0"/>
          <w:marBottom w:val="0"/>
          <w:divBdr>
            <w:top w:val="none" w:sz="0" w:space="0" w:color="auto"/>
            <w:left w:val="none" w:sz="0" w:space="0" w:color="auto"/>
            <w:bottom w:val="none" w:sz="0" w:space="0" w:color="auto"/>
            <w:right w:val="none" w:sz="0" w:space="0" w:color="auto"/>
          </w:divBdr>
          <w:divsChild>
            <w:div w:id="12474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4975">
      <w:bodyDiv w:val="1"/>
      <w:marLeft w:val="0"/>
      <w:marRight w:val="0"/>
      <w:marTop w:val="0"/>
      <w:marBottom w:val="0"/>
      <w:divBdr>
        <w:top w:val="none" w:sz="0" w:space="0" w:color="auto"/>
        <w:left w:val="none" w:sz="0" w:space="0" w:color="auto"/>
        <w:bottom w:val="none" w:sz="0" w:space="0" w:color="auto"/>
        <w:right w:val="none" w:sz="0" w:space="0" w:color="auto"/>
      </w:divBdr>
    </w:div>
    <w:div w:id="1157310115">
      <w:bodyDiv w:val="1"/>
      <w:marLeft w:val="0"/>
      <w:marRight w:val="0"/>
      <w:marTop w:val="0"/>
      <w:marBottom w:val="0"/>
      <w:divBdr>
        <w:top w:val="none" w:sz="0" w:space="0" w:color="auto"/>
        <w:left w:val="none" w:sz="0" w:space="0" w:color="auto"/>
        <w:bottom w:val="none" w:sz="0" w:space="0" w:color="auto"/>
        <w:right w:val="none" w:sz="0" w:space="0" w:color="auto"/>
      </w:divBdr>
    </w:div>
    <w:div w:id="1158807886">
      <w:bodyDiv w:val="1"/>
      <w:marLeft w:val="0"/>
      <w:marRight w:val="0"/>
      <w:marTop w:val="0"/>
      <w:marBottom w:val="0"/>
      <w:divBdr>
        <w:top w:val="none" w:sz="0" w:space="0" w:color="auto"/>
        <w:left w:val="none" w:sz="0" w:space="0" w:color="auto"/>
        <w:bottom w:val="none" w:sz="0" w:space="0" w:color="auto"/>
        <w:right w:val="none" w:sz="0" w:space="0" w:color="auto"/>
      </w:divBdr>
      <w:divsChild>
        <w:div w:id="691348481">
          <w:marLeft w:val="0"/>
          <w:marRight w:val="0"/>
          <w:marTop w:val="0"/>
          <w:marBottom w:val="0"/>
          <w:divBdr>
            <w:top w:val="none" w:sz="0" w:space="0" w:color="auto"/>
            <w:left w:val="none" w:sz="0" w:space="0" w:color="auto"/>
            <w:bottom w:val="none" w:sz="0" w:space="0" w:color="auto"/>
            <w:right w:val="none" w:sz="0" w:space="0" w:color="auto"/>
          </w:divBdr>
          <w:divsChild>
            <w:div w:id="881550444">
              <w:marLeft w:val="0"/>
              <w:marRight w:val="0"/>
              <w:marTop w:val="0"/>
              <w:marBottom w:val="0"/>
              <w:divBdr>
                <w:top w:val="none" w:sz="0" w:space="0" w:color="auto"/>
                <w:left w:val="none" w:sz="0" w:space="0" w:color="auto"/>
                <w:bottom w:val="none" w:sz="0" w:space="0" w:color="auto"/>
                <w:right w:val="none" w:sz="0" w:space="0" w:color="auto"/>
              </w:divBdr>
            </w:div>
            <w:div w:id="149903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99794">
      <w:bodyDiv w:val="1"/>
      <w:marLeft w:val="0"/>
      <w:marRight w:val="0"/>
      <w:marTop w:val="0"/>
      <w:marBottom w:val="0"/>
      <w:divBdr>
        <w:top w:val="none" w:sz="0" w:space="0" w:color="auto"/>
        <w:left w:val="none" w:sz="0" w:space="0" w:color="auto"/>
        <w:bottom w:val="none" w:sz="0" w:space="0" w:color="auto"/>
        <w:right w:val="none" w:sz="0" w:space="0" w:color="auto"/>
      </w:divBdr>
      <w:divsChild>
        <w:div w:id="821198485">
          <w:marLeft w:val="0"/>
          <w:marRight w:val="0"/>
          <w:marTop w:val="0"/>
          <w:marBottom w:val="0"/>
          <w:divBdr>
            <w:top w:val="none" w:sz="0" w:space="0" w:color="auto"/>
            <w:left w:val="none" w:sz="0" w:space="0" w:color="auto"/>
            <w:bottom w:val="none" w:sz="0" w:space="0" w:color="auto"/>
            <w:right w:val="none" w:sz="0" w:space="0" w:color="auto"/>
          </w:divBdr>
          <w:divsChild>
            <w:div w:id="717782203">
              <w:marLeft w:val="0"/>
              <w:marRight w:val="0"/>
              <w:marTop w:val="0"/>
              <w:marBottom w:val="0"/>
              <w:divBdr>
                <w:top w:val="none" w:sz="0" w:space="0" w:color="auto"/>
                <w:left w:val="none" w:sz="0" w:space="0" w:color="auto"/>
                <w:bottom w:val="none" w:sz="0" w:space="0" w:color="auto"/>
                <w:right w:val="none" w:sz="0" w:space="0" w:color="auto"/>
              </w:divBdr>
            </w:div>
            <w:div w:id="16523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75112">
      <w:bodyDiv w:val="1"/>
      <w:marLeft w:val="0"/>
      <w:marRight w:val="0"/>
      <w:marTop w:val="0"/>
      <w:marBottom w:val="0"/>
      <w:divBdr>
        <w:top w:val="none" w:sz="0" w:space="0" w:color="auto"/>
        <w:left w:val="none" w:sz="0" w:space="0" w:color="auto"/>
        <w:bottom w:val="none" w:sz="0" w:space="0" w:color="auto"/>
        <w:right w:val="none" w:sz="0" w:space="0" w:color="auto"/>
      </w:divBdr>
    </w:div>
    <w:div w:id="1198657813">
      <w:bodyDiv w:val="1"/>
      <w:marLeft w:val="0"/>
      <w:marRight w:val="0"/>
      <w:marTop w:val="0"/>
      <w:marBottom w:val="0"/>
      <w:divBdr>
        <w:top w:val="none" w:sz="0" w:space="0" w:color="auto"/>
        <w:left w:val="none" w:sz="0" w:space="0" w:color="auto"/>
        <w:bottom w:val="none" w:sz="0" w:space="0" w:color="auto"/>
        <w:right w:val="none" w:sz="0" w:space="0" w:color="auto"/>
      </w:divBdr>
      <w:divsChild>
        <w:div w:id="224488978">
          <w:marLeft w:val="0"/>
          <w:marRight w:val="0"/>
          <w:marTop w:val="0"/>
          <w:marBottom w:val="0"/>
          <w:divBdr>
            <w:top w:val="none" w:sz="0" w:space="0" w:color="auto"/>
            <w:left w:val="none" w:sz="0" w:space="0" w:color="auto"/>
            <w:bottom w:val="none" w:sz="0" w:space="0" w:color="auto"/>
            <w:right w:val="none" w:sz="0" w:space="0" w:color="auto"/>
          </w:divBdr>
          <w:divsChild>
            <w:div w:id="56973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77823">
      <w:bodyDiv w:val="1"/>
      <w:marLeft w:val="0"/>
      <w:marRight w:val="0"/>
      <w:marTop w:val="0"/>
      <w:marBottom w:val="0"/>
      <w:divBdr>
        <w:top w:val="none" w:sz="0" w:space="0" w:color="auto"/>
        <w:left w:val="none" w:sz="0" w:space="0" w:color="auto"/>
        <w:bottom w:val="none" w:sz="0" w:space="0" w:color="auto"/>
        <w:right w:val="none" w:sz="0" w:space="0" w:color="auto"/>
      </w:divBdr>
    </w:div>
    <w:div w:id="1226725941">
      <w:bodyDiv w:val="1"/>
      <w:marLeft w:val="0"/>
      <w:marRight w:val="0"/>
      <w:marTop w:val="0"/>
      <w:marBottom w:val="0"/>
      <w:divBdr>
        <w:top w:val="none" w:sz="0" w:space="0" w:color="auto"/>
        <w:left w:val="none" w:sz="0" w:space="0" w:color="auto"/>
        <w:bottom w:val="none" w:sz="0" w:space="0" w:color="auto"/>
        <w:right w:val="none" w:sz="0" w:space="0" w:color="auto"/>
      </w:divBdr>
      <w:divsChild>
        <w:div w:id="1297948960">
          <w:marLeft w:val="0"/>
          <w:marRight w:val="0"/>
          <w:marTop w:val="0"/>
          <w:marBottom w:val="0"/>
          <w:divBdr>
            <w:top w:val="none" w:sz="0" w:space="0" w:color="auto"/>
            <w:left w:val="none" w:sz="0" w:space="0" w:color="auto"/>
            <w:bottom w:val="none" w:sz="0" w:space="0" w:color="auto"/>
            <w:right w:val="none" w:sz="0" w:space="0" w:color="auto"/>
          </w:divBdr>
          <w:divsChild>
            <w:div w:id="145964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83366">
      <w:bodyDiv w:val="1"/>
      <w:marLeft w:val="0"/>
      <w:marRight w:val="0"/>
      <w:marTop w:val="0"/>
      <w:marBottom w:val="0"/>
      <w:divBdr>
        <w:top w:val="none" w:sz="0" w:space="0" w:color="auto"/>
        <w:left w:val="none" w:sz="0" w:space="0" w:color="auto"/>
        <w:bottom w:val="none" w:sz="0" w:space="0" w:color="auto"/>
        <w:right w:val="none" w:sz="0" w:space="0" w:color="auto"/>
      </w:divBdr>
      <w:divsChild>
        <w:div w:id="1524588326">
          <w:marLeft w:val="0"/>
          <w:marRight w:val="0"/>
          <w:marTop w:val="0"/>
          <w:marBottom w:val="0"/>
          <w:divBdr>
            <w:top w:val="none" w:sz="0" w:space="0" w:color="auto"/>
            <w:left w:val="none" w:sz="0" w:space="0" w:color="auto"/>
            <w:bottom w:val="none" w:sz="0" w:space="0" w:color="auto"/>
            <w:right w:val="none" w:sz="0" w:space="0" w:color="auto"/>
          </w:divBdr>
          <w:divsChild>
            <w:div w:id="32921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44948">
      <w:bodyDiv w:val="1"/>
      <w:marLeft w:val="0"/>
      <w:marRight w:val="0"/>
      <w:marTop w:val="0"/>
      <w:marBottom w:val="0"/>
      <w:divBdr>
        <w:top w:val="none" w:sz="0" w:space="0" w:color="auto"/>
        <w:left w:val="none" w:sz="0" w:space="0" w:color="auto"/>
        <w:bottom w:val="none" w:sz="0" w:space="0" w:color="auto"/>
        <w:right w:val="none" w:sz="0" w:space="0" w:color="auto"/>
      </w:divBdr>
    </w:div>
    <w:div w:id="1295402656">
      <w:bodyDiv w:val="1"/>
      <w:marLeft w:val="0"/>
      <w:marRight w:val="0"/>
      <w:marTop w:val="0"/>
      <w:marBottom w:val="0"/>
      <w:divBdr>
        <w:top w:val="none" w:sz="0" w:space="0" w:color="auto"/>
        <w:left w:val="none" w:sz="0" w:space="0" w:color="auto"/>
        <w:bottom w:val="none" w:sz="0" w:space="0" w:color="auto"/>
        <w:right w:val="none" w:sz="0" w:space="0" w:color="auto"/>
      </w:divBdr>
    </w:div>
    <w:div w:id="1331444514">
      <w:bodyDiv w:val="1"/>
      <w:marLeft w:val="0"/>
      <w:marRight w:val="0"/>
      <w:marTop w:val="0"/>
      <w:marBottom w:val="0"/>
      <w:divBdr>
        <w:top w:val="none" w:sz="0" w:space="0" w:color="auto"/>
        <w:left w:val="none" w:sz="0" w:space="0" w:color="auto"/>
        <w:bottom w:val="none" w:sz="0" w:space="0" w:color="auto"/>
        <w:right w:val="none" w:sz="0" w:space="0" w:color="auto"/>
      </w:divBdr>
    </w:div>
    <w:div w:id="1340700192">
      <w:bodyDiv w:val="1"/>
      <w:marLeft w:val="0"/>
      <w:marRight w:val="0"/>
      <w:marTop w:val="0"/>
      <w:marBottom w:val="0"/>
      <w:divBdr>
        <w:top w:val="none" w:sz="0" w:space="0" w:color="auto"/>
        <w:left w:val="none" w:sz="0" w:space="0" w:color="auto"/>
        <w:bottom w:val="none" w:sz="0" w:space="0" w:color="auto"/>
        <w:right w:val="none" w:sz="0" w:space="0" w:color="auto"/>
      </w:divBdr>
    </w:div>
    <w:div w:id="1367831821">
      <w:bodyDiv w:val="1"/>
      <w:marLeft w:val="0"/>
      <w:marRight w:val="0"/>
      <w:marTop w:val="0"/>
      <w:marBottom w:val="0"/>
      <w:divBdr>
        <w:top w:val="none" w:sz="0" w:space="0" w:color="auto"/>
        <w:left w:val="none" w:sz="0" w:space="0" w:color="auto"/>
        <w:bottom w:val="none" w:sz="0" w:space="0" w:color="auto"/>
        <w:right w:val="none" w:sz="0" w:space="0" w:color="auto"/>
      </w:divBdr>
    </w:div>
    <w:div w:id="1383558795">
      <w:bodyDiv w:val="1"/>
      <w:marLeft w:val="0"/>
      <w:marRight w:val="0"/>
      <w:marTop w:val="0"/>
      <w:marBottom w:val="0"/>
      <w:divBdr>
        <w:top w:val="none" w:sz="0" w:space="0" w:color="auto"/>
        <w:left w:val="none" w:sz="0" w:space="0" w:color="auto"/>
        <w:bottom w:val="none" w:sz="0" w:space="0" w:color="auto"/>
        <w:right w:val="none" w:sz="0" w:space="0" w:color="auto"/>
      </w:divBdr>
      <w:divsChild>
        <w:div w:id="1839228677">
          <w:marLeft w:val="0"/>
          <w:marRight w:val="0"/>
          <w:marTop w:val="0"/>
          <w:marBottom w:val="0"/>
          <w:divBdr>
            <w:top w:val="none" w:sz="0" w:space="0" w:color="auto"/>
            <w:left w:val="none" w:sz="0" w:space="0" w:color="auto"/>
            <w:bottom w:val="none" w:sz="0" w:space="0" w:color="auto"/>
            <w:right w:val="none" w:sz="0" w:space="0" w:color="auto"/>
          </w:divBdr>
          <w:divsChild>
            <w:div w:id="170304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94709">
      <w:bodyDiv w:val="1"/>
      <w:marLeft w:val="0"/>
      <w:marRight w:val="0"/>
      <w:marTop w:val="0"/>
      <w:marBottom w:val="0"/>
      <w:divBdr>
        <w:top w:val="none" w:sz="0" w:space="0" w:color="auto"/>
        <w:left w:val="none" w:sz="0" w:space="0" w:color="auto"/>
        <w:bottom w:val="none" w:sz="0" w:space="0" w:color="auto"/>
        <w:right w:val="none" w:sz="0" w:space="0" w:color="auto"/>
      </w:divBdr>
      <w:divsChild>
        <w:div w:id="1336615150">
          <w:marLeft w:val="0"/>
          <w:marRight w:val="0"/>
          <w:marTop w:val="0"/>
          <w:marBottom w:val="0"/>
          <w:divBdr>
            <w:top w:val="none" w:sz="0" w:space="0" w:color="auto"/>
            <w:left w:val="none" w:sz="0" w:space="0" w:color="auto"/>
            <w:bottom w:val="none" w:sz="0" w:space="0" w:color="auto"/>
            <w:right w:val="none" w:sz="0" w:space="0" w:color="auto"/>
          </w:divBdr>
          <w:divsChild>
            <w:div w:id="126943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5767">
      <w:bodyDiv w:val="1"/>
      <w:marLeft w:val="0"/>
      <w:marRight w:val="0"/>
      <w:marTop w:val="0"/>
      <w:marBottom w:val="0"/>
      <w:divBdr>
        <w:top w:val="none" w:sz="0" w:space="0" w:color="auto"/>
        <w:left w:val="none" w:sz="0" w:space="0" w:color="auto"/>
        <w:bottom w:val="none" w:sz="0" w:space="0" w:color="auto"/>
        <w:right w:val="none" w:sz="0" w:space="0" w:color="auto"/>
      </w:divBdr>
      <w:divsChild>
        <w:div w:id="1894808353">
          <w:marLeft w:val="0"/>
          <w:marRight w:val="0"/>
          <w:marTop w:val="0"/>
          <w:marBottom w:val="0"/>
          <w:divBdr>
            <w:top w:val="none" w:sz="0" w:space="0" w:color="auto"/>
            <w:left w:val="none" w:sz="0" w:space="0" w:color="auto"/>
            <w:bottom w:val="none" w:sz="0" w:space="0" w:color="auto"/>
            <w:right w:val="none" w:sz="0" w:space="0" w:color="auto"/>
          </w:divBdr>
          <w:divsChild>
            <w:div w:id="6712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175">
      <w:bodyDiv w:val="1"/>
      <w:marLeft w:val="0"/>
      <w:marRight w:val="0"/>
      <w:marTop w:val="0"/>
      <w:marBottom w:val="0"/>
      <w:divBdr>
        <w:top w:val="none" w:sz="0" w:space="0" w:color="auto"/>
        <w:left w:val="none" w:sz="0" w:space="0" w:color="auto"/>
        <w:bottom w:val="none" w:sz="0" w:space="0" w:color="auto"/>
        <w:right w:val="none" w:sz="0" w:space="0" w:color="auto"/>
      </w:divBdr>
    </w:div>
    <w:div w:id="1439906611">
      <w:bodyDiv w:val="1"/>
      <w:marLeft w:val="0"/>
      <w:marRight w:val="0"/>
      <w:marTop w:val="0"/>
      <w:marBottom w:val="0"/>
      <w:divBdr>
        <w:top w:val="none" w:sz="0" w:space="0" w:color="auto"/>
        <w:left w:val="none" w:sz="0" w:space="0" w:color="auto"/>
        <w:bottom w:val="none" w:sz="0" w:space="0" w:color="auto"/>
        <w:right w:val="none" w:sz="0" w:space="0" w:color="auto"/>
      </w:divBdr>
      <w:divsChild>
        <w:div w:id="1391998889">
          <w:marLeft w:val="0"/>
          <w:marRight w:val="0"/>
          <w:marTop w:val="0"/>
          <w:marBottom w:val="0"/>
          <w:divBdr>
            <w:top w:val="none" w:sz="0" w:space="0" w:color="auto"/>
            <w:left w:val="none" w:sz="0" w:space="0" w:color="auto"/>
            <w:bottom w:val="none" w:sz="0" w:space="0" w:color="auto"/>
            <w:right w:val="none" w:sz="0" w:space="0" w:color="auto"/>
          </w:divBdr>
          <w:divsChild>
            <w:div w:id="203098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5397">
      <w:bodyDiv w:val="1"/>
      <w:marLeft w:val="0"/>
      <w:marRight w:val="0"/>
      <w:marTop w:val="0"/>
      <w:marBottom w:val="0"/>
      <w:divBdr>
        <w:top w:val="none" w:sz="0" w:space="0" w:color="auto"/>
        <w:left w:val="none" w:sz="0" w:space="0" w:color="auto"/>
        <w:bottom w:val="none" w:sz="0" w:space="0" w:color="auto"/>
        <w:right w:val="none" w:sz="0" w:space="0" w:color="auto"/>
      </w:divBdr>
    </w:div>
    <w:div w:id="1464540001">
      <w:bodyDiv w:val="1"/>
      <w:marLeft w:val="0"/>
      <w:marRight w:val="0"/>
      <w:marTop w:val="0"/>
      <w:marBottom w:val="0"/>
      <w:divBdr>
        <w:top w:val="none" w:sz="0" w:space="0" w:color="auto"/>
        <w:left w:val="none" w:sz="0" w:space="0" w:color="auto"/>
        <w:bottom w:val="none" w:sz="0" w:space="0" w:color="auto"/>
        <w:right w:val="none" w:sz="0" w:space="0" w:color="auto"/>
      </w:divBdr>
    </w:div>
    <w:div w:id="1471091794">
      <w:bodyDiv w:val="1"/>
      <w:marLeft w:val="0"/>
      <w:marRight w:val="0"/>
      <w:marTop w:val="0"/>
      <w:marBottom w:val="0"/>
      <w:divBdr>
        <w:top w:val="none" w:sz="0" w:space="0" w:color="auto"/>
        <w:left w:val="none" w:sz="0" w:space="0" w:color="auto"/>
        <w:bottom w:val="none" w:sz="0" w:space="0" w:color="auto"/>
        <w:right w:val="none" w:sz="0" w:space="0" w:color="auto"/>
      </w:divBdr>
    </w:div>
    <w:div w:id="1477645643">
      <w:bodyDiv w:val="1"/>
      <w:marLeft w:val="0"/>
      <w:marRight w:val="0"/>
      <w:marTop w:val="0"/>
      <w:marBottom w:val="0"/>
      <w:divBdr>
        <w:top w:val="none" w:sz="0" w:space="0" w:color="auto"/>
        <w:left w:val="none" w:sz="0" w:space="0" w:color="auto"/>
        <w:bottom w:val="none" w:sz="0" w:space="0" w:color="auto"/>
        <w:right w:val="none" w:sz="0" w:space="0" w:color="auto"/>
      </w:divBdr>
      <w:divsChild>
        <w:div w:id="286280561">
          <w:marLeft w:val="0"/>
          <w:marRight w:val="0"/>
          <w:marTop w:val="0"/>
          <w:marBottom w:val="0"/>
          <w:divBdr>
            <w:top w:val="none" w:sz="0" w:space="0" w:color="auto"/>
            <w:left w:val="none" w:sz="0" w:space="0" w:color="auto"/>
            <w:bottom w:val="none" w:sz="0" w:space="0" w:color="auto"/>
            <w:right w:val="none" w:sz="0" w:space="0" w:color="auto"/>
          </w:divBdr>
          <w:divsChild>
            <w:div w:id="14300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19693">
      <w:bodyDiv w:val="1"/>
      <w:marLeft w:val="0"/>
      <w:marRight w:val="0"/>
      <w:marTop w:val="0"/>
      <w:marBottom w:val="0"/>
      <w:divBdr>
        <w:top w:val="none" w:sz="0" w:space="0" w:color="auto"/>
        <w:left w:val="none" w:sz="0" w:space="0" w:color="auto"/>
        <w:bottom w:val="none" w:sz="0" w:space="0" w:color="auto"/>
        <w:right w:val="none" w:sz="0" w:space="0" w:color="auto"/>
      </w:divBdr>
      <w:divsChild>
        <w:div w:id="657539809">
          <w:marLeft w:val="0"/>
          <w:marRight w:val="0"/>
          <w:marTop w:val="0"/>
          <w:marBottom w:val="0"/>
          <w:divBdr>
            <w:top w:val="none" w:sz="0" w:space="0" w:color="auto"/>
            <w:left w:val="none" w:sz="0" w:space="0" w:color="auto"/>
            <w:bottom w:val="none" w:sz="0" w:space="0" w:color="auto"/>
            <w:right w:val="none" w:sz="0" w:space="0" w:color="auto"/>
          </w:divBdr>
          <w:divsChild>
            <w:div w:id="135076883">
              <w:marLeft w:val="0"/>
              <w:marRight w:val="0"/>
              <w:marTop w:val="0"/>
              <w:marBottom w:val="0"/>
              <w:divBdr>
                <w:top w:val="none" w:sz="0" w:space="0" w:color="auto"/>
                <w:left w:val="none" w:sz="0" w:space="0" w:color="auto"/>
                <w:bottom w:val="none" w:sz="0" w:space="0" w:color="auto"/>
                <w:right w:val="none" w:sz="0" w:space="0" w:color="auto"/>
              </w:divBdr>
            </w:div>
            <w:div w:id="230770377">
              <w:marLeft w:val="0"/>
              <w:marRight w:val="0"/>
              <w:marTop w:val="0"/>
              <w:marBottom w:val="0"/>
              <w:divBdr>
                <w:top w:val="none" w:sz="0" w:space="0" w:color="auto"/>
                <w:left w:val="none" w:sz="0" w:space="0" w:color="auto"/>
                <w:bottom w:val="none" w:sz="0" w:space="0" w:color="auto"/>
                <w:right w:val="none" w:sz="0" w:space="0" w:color="auto"/>
              </w:divBdr>
            </w:div>
            <w:div w:id="515002159">
              <w:marLeft w:val="0"/>
              <w:marRight w:val="0"/>
              <w:marTop w:val="0"/>
              <w:marBottom w:val="0"/>
              <w:divBdr>
                <w:top w:val="none" w:sz="0" w:space="0" w:color="auto"/>
                <w:left w:val="none" w:sz="0" w:space="0" w:color="auto"/>
                <w:bottom w:val="none" w:sz="0" w:space="0" w:color="auto"/>
                <w:right w:val="none" w:sz="0" w:space="0" w:color="auto"/>
              </w:divBdr>
            </w:div>
            <w:div w:id="188023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6907">
      <w:bodyDiv w:val="1"/>
      <w:marLeft w:val="0"/>
      <w:marRight w:val="0"/>
      <w:marTop w:val="0"/>
      <w:marBottom w:val="0"/>
      <w:divBdr>
        <w:top w:val="none" w:sz="0" w:space="0" w:color="auto"/>
        <w:left w:val="none" w:sz="0" w:space="0" w:color="auto"/>
        <w:bottom w:val="none" w:sz="0" w:space="0" w:color="auto"/>
        <w:right w:val="none" w:sz="0" w:space="0" w:color="auto"/>
      </w:divBdr>
    </w:div>
    <w:div w:id="1485009496">
      <w:bodyDiv w:val="1"/>
      <w:marLeft w:val="0"/>
      <w:marRight w:val="0"/>
      <w:marTop w:val="0"/>
      <w:marBottom w:val="0"/>
      <w:divBdr>
        <w:top w:val="none" w:sz="0" w:space="0" w:color="auto"/>
        <w:left w:val="none" w:sz="0" w:space="0" w:color="auto"/>
        <w:bottom w:val="none" w:sz="0" w:space="0" w:color="auto"/>
        <w:right w:val="none" w:sz="0" w:space="0" w:color="auto"/>
      </w:divBdr>
      <w:divsChild>
        <w:div w:id="1743985037">
          <w:marLeft w:val="0"/>
          <w:marRight w:val="0"/>
          <w:marTop w:val="0"/>
          <w:marBottom w:val="0"/>
          <w:divBdr>
            <w:top w:val="none" w:sz="0" w:space="0" w:color="auto"/>
            <w:left w:val="none" w:sz="0" w:space="0" w:color="auto"/>
            <w:bottom w:val="none" w:sz="0" w:space="0" w:color="auto"/>
            <w:right w:val="none" w:sz="0" w:space="0" w:color="auto"/>
          </w:divBdr>
          <w:divsChild>
            <w:div w:id="68301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648">
      <w:bodyDiv w:val="1"/>
      <w:marLeft w:val="0"/>
      <w:marRight w:val="0"/>
      <w:marTop w:val="0"/>
      <w:marBottom w:val="0"/>
      <w:divBdr>
        <w:top w:val="none" w:sz="0" w:space="0" w:color="auto"/>
        <w:left w:val="none" w:sz="0" w:space="0" w:color="auto"/>
        <w:bottom w:val="none" w:sz="0" w:space="0" w:color="auto"/>
        <w:right w:val="none" w:sz="0" w:space="0" w:color="auto"/>
      </w:divBdr>
      <w:divsChild>
        <w:div w:id="328291236">
          <w:marLeft w:val="0"/>
          <w:marRight w:val="0"/>
          <w:marTop w:val="0"/>
          <w:marBottom w:val="0"/>
          <w:divBdr>
            <w:top w:val="none" w:sz="0" w:space="0" w:color="auto"/>
            <w:left w:val="none" w:sz="0" w:space="0" w:color="auto"/>
            <w:bottom w:val="none" w:sz="0" w:space="0" w:color="auto"/>
            <w:right w:val="none" w:sz="0" w:space="0" w:color="auto"/>
          </w:divBdr>
          <w:divsChild>
            <w:div w:id="7264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433573">
      <w:bodyDiv w:val="1"/>
      <w:marLeft w:val="0"/>
      <w:marRight w:val="0"/>
      <w:marTop w:val="0"/>
      <w:marBottom w:val="0"/>
      <w:divBdr>
        <w:top w:val="none" w:sz="0" w:space="0" w:color="auto"/>
        <w:left w:val="none" w:sz="0" w:space="0" w:color="auto"/>
        <w:bottom w:val="none" w:sz="0" w:space="0" w:color="auto"/>
        <w:right w:val="none" w:sz="0" w:space="0" w:color="auto"/>
      </w:divBdr>
      <w:divsChild>
        <w:div w:id="874578706">
          <w:marLeft w:val="0"/>
          <w:marRight w:val="0"/>
          <w:marTop w:val="0"/>
          <w:marBottom w:val="0"/>
          <w:divBdr>
            <w:top w:val="none" w:sz="0" w:space="0" w:color="auto"/>
            <w:left w:val="none" w:sz="0" w:space="0" w:color="auto"/>
            <w:bottom w:val="none" w:sz="0" w:space="0" w:color="auto"/>
            <w:right w:val="none" w:sz="0" w:space="0" w:color="auto"/>
          </w:divBdr>
          <w:divsChild>
            <w:div w:id="235360653">
              <w:marLeft w:val="0"/>
              <w:marRight w:val="0"/>
              <w:marTop w:val="0"/>
              <w:marBottom w:val="0"/>
              <w:divBdr>
                <w:top w:val="none" w:sz="0" w:space="0" w:color="auto"/>
                <w:left w:val="none" w:sz="0" w:space="0" w:color="auto"/>
                <w:bottom w:val="none" w:sz="0" w:space="0" w:color="auto"/>
                <w:right w:val="none" w:sz="0" w:space="0" w:color="auto"/>
              </w:divBdr>
            </w:div>
            <w:div w:id="470438922">
              <w:marLeft w:val="0"/>
              <w:marRight w:val="0"/>
              <w:marTop w:val="0"/>
              <w:marBottom w:val="0"/>
              <w:divBdr>
                <w:top w:val="none" w:sz="0" w:space="0" w:color="auto"/>
                <w:left w:val="none" w:sz="0" w:space="0" w:color="auto"/>
                <w:bottom w:val="none" w:sz="0" w:space="0" w:color="auto"/>
                <w:right w:val="none" w:sz="0" w:space="0" w:color="auto"/>
              </w:divBdr>
            </w:div>
            <w:div w:id="540365840">
              <w:marLeft w:val="0"/>
              <w:marRight w:val="0"/>
              <w:marTop w:val="0"/>
              <w:marBottom w:val="0"/>
              <w:divBdr>
                <w:top w:val="none" w:sz="0" w:space="0" w:color="auto"/>
                <w:left w:val="none" w:sz="0" w:space="0" w:color="auto"/>
                <w:bottom w:val="none" w:sz="0" w:space="0" w:color="auto"/>
                <w:right w:val="none" w:sz="0" w:space="0" w:color="auto"/>
              </w:divBdr>
            </w:div>
            <w:div w:id="12600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1824">
      <w:bodyDiv w:val="1"/>
      <w:marLeft w:val="0"/>
      <w:marRight w:val="0"/>
      <w:marTop w:val="0"/>
      <w:marBottom w:val="0"/>
      <w:divBdr>
        <w:top w:val="none" w:sz="0" w:space="0" w:color="auto"/>
        <w:left w:val="none" w:sz="0" w:space="0" w:color="auto"/>
        <w:bottom w:val="none" w:sz="0" w:space="0" w:color="auto"/>
        <w:right w:val="none" w:sz="0" w:space="0" w:color="auto"/>
      </w:divBdr>
    </w:div>
    <w:div w:id="1532378723">
      <w:bodyDiv w:val="1"/>
      <w:marLeft w:val="0"/>
      <w:marRight w:val="0"/>
      <w:marTop w:val="0"/>
      <w:marBottom w:val="0"/>
      <w:divBdr>
        <w:top w:val="none" w:sz="0" w:space="0" w:color="auto"/>
        <w:left w:val="none" w:sz="0" w:space="0" w:color="auto"/>
        <w:bottom w:val="none" w:sz="0" w:space="0" w:color="auto"/>
        <w:right w:val="none" w:sz="0" w:space="0" w:color="auto"/>
      </w:divBdr>
      <w:divsChild>
        <w:div w:id="726301180">
          <w:marLeft w:val="0"/>
          <w:marRight w:val="0"/>
          <w:marTop w:val="0"/>
          <w:marBottom w:val="0"/>
          <w:divBdr>
            <w:top w:val="none" w:sz="0" w:space="0" w:color="auto"/>
            <w:left w:val="none" w:sz="0" w:space="0" w:color="auto"/>
            <w:bottom w:val="none" w:sz="0" w:space="0" w:color="auto"/>
            <w:right w:val="none" w:sz="0" w:space="0" w:color="auto"/>
          </w:divBdr>
          <w:divsChild>
            <w:div w:id="3694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24798">
      <w:bodyDiv w:val="1"/>
      <w:marLeft w:val="0"/>
      <w:marRight w:val="0"/>
      <w:marTop w:val="0"/>
      <w:marBottom w:val="0"/>
      <w:divBdr>
        <w:top w:val="none" w:sz="0" w:space="0" w:color="auto"/>
        <w:left w:val="none" w:sz="0" w:space="0" w:color="auto"/>
        <w:bottom w:val="none" w:sz="0" w:space="0" w:color="auto"/>
        <w:right w:val="none" w:sz="0" w:space="0" w:color="auto"/>
      </w:divBdr>
    </w:div>
    <w:div w:id="1570459838">
      <w:bodyDiv w:val="1"/>
      <w:marLeft w:val="0"/>
      <w:marRight w:val="0"/>
      <w:marTop w:val="0"/>
      <w:marBottom w:val="0"/>
      <w:divBdr>
        <w:top w:val="none" w:sz="0" w:space="0" w:color="auto"/>
        <w:left w:val="none" w:sz="0" w:space="0" w:color="auto"/>
        <w:bottom w:val="none" w:sz="0" w:space="0" w:color="auto"/>
        <w:right w:val="none" w:sz="0" w:space="0" w:color="auto"/>
      </w:divBdr>
      <w:divsChild>
        <w:div w:id="493030196">
          <w:marLeft w:val="0"/>
          <w:marRight w:val="0"/>
          <w:marTop w:val="0"/>
          <w:marBottom w:val="0"/>
          <w:divBdr>
            <w:top w:val="none" w:sz="0" w:space="0" w:color="auto"/>
            <w:left w:val="none" w:sz="0" w:space="0" w:color="auto"/>
            <w:bottom w:val="none" w:sz="0" w:space="0" w:color="auto"/>
            <w:right w:val="none" w:sz="0" w:space="0" w:color="auto"/>
          </w:divBdr>
          <w:divsChild>
            <w:div w:id="43483071">
              <w:marLeft w:val="0"/>
              <w:marRight w:val="0"/>
              <w:marTop w:val="0"/>
              <w:marBottom w:val="0"/>
              <w:divBdr>
                <w:top w:val="none" w:sz="0" w:space="0" w:color="auto"/>
                <w:left w:val="none" w:sz="0" w:space="0" w:color="auto"/>
                <w:bottom w:val="none" w:sz="0" w:space="0" w:color="auto"/>
                <w:right w:val="none" w:sz="0" w:space="0" w:color="auto"/>
              </w:divBdr>
            </w:div>
            <w:div w:id="43722910">
              <w:marLeft w:val="0"/>
              <w:marRight w:val="0"/>
              <w:marTop w:val="0"/>
              <w:marBottom w:val="0"/>
              <w:divBdr>
                <w:top w:val="none" w:sz="0" w:space="0" w:color="auto"/>
                <w:left w:val="none" w:sz="0" w:space="0" w:color="auto"/>
                <w:bottom w:val="none" w:sz="0" w:space="0" w:color="auto"/>
                <w:right w:val="none" w:sz="0" w:space="0" w:color="auto"/>
              </w:divBdr>
            </w:div>
            <w:div w:id="105003955">
              <w:marLeft w:val="0"/>
              <w:marRight w:val="0"/>
              <w:marTop w:val="0"/>
              <w:marBottom w:val="0"/>
              <w:divBdr>
                <w:top w:val="none" w:sz="0" w:space="0" w:color="auto"/>
                <w:left w:val="none" w:sz="0" w:space="0" w:color="auto"/>
                <w:bottom w:val="none" w:sz="0" w:space="0" w:color="auto"/>
                <w:right w:val="none" w:sz="0" w:space="0" w:color="auto"/>
              </w:divBdr>
            </w:div>
            <w:div w:id="154152976">
              <w:marLeft w:val="0"/>
              <w:marRight w:val="0"/>
              <w:marTop w:val="0"/>
              <w:marBottom w:val="0"/>
              <w:divBdr>
                <w:top w:val="none" w:sz="0" w:space="0" w:color="auto"/>
                <w:left w:val="none" w:sz="0" w:space="0" w:color="auto"/>
                <w:bottom w:val="none" w:sz="0" w:space="0" w:color="auto"/>
                <w:right w:val="none" w:sz="0" w:space="0" w:color="auto"/>
              </w:divBdr>
            </w:div>
            <w:div w:id="230846428">
              <w:marLeft w:val="0"/>
              <w:marRight w:val="0"/>
              <w:marTop w:val="0"/>
              <w:marBottom w:val="0"/>
              <w:divBdr>
                <w:top w:val="none" w:sz="0" w:space="0" w:color="auto"/>
                <w:left w:val="none" w:sz="0" w:space="0" w:color="auto"/>
                <w:bottom w:val="none" w:sz="0" w:space="0" w:color="auto"/>
                <w:right w:val="none" w:sz="0" w:space="0" w:color="auto"/>
              </w:divBdr>
            </w:div>
            <w:div w:id="245190587">
              <w:marLeft w:val="0"/>
              <w:marRight w:val="0"/>
              <w:marTop w:val="0"/>
              <w:marBottom w:val="0"/>
              <w:divBdr>
                <w:top w:val="none" w:sz="0" w:space="0" w:color="auto"/>
                <w:left w:val="none" w:sz="0" w:space="0" w:color="auto"/>
                <w:bottom w:val="none" w:sz="0" w:space="0" w:color="auto"/>
                <w:right w:val="none" w:sz="0" w:space="0" w:color="auto"/>
              </w:divBdr>
            </w:div>
            <w:div w:id="311450981">
              <w:marLeft w:val="0"/>
              <w:marRight w:val="0"/>
              <w:marTop w:val="0"/>
              <w:marBottom w:val="0"/>
              <w:divBdr>
                <w:top w:val="none" w:sz="0" w:space="0" w:color="auto"/>
                <w:left w:val="none" w:sz="0" w:space="0" w:color="auto"/>
                <w:bottom w:val="none" w:sz="0" w:space="0" w:color="auto"/>
                <w:right w:val="none" w:sz="0" w:space="0" w:color="auto"/>
              </w:divBdr>
            </w:div>
            <w:div w:id="527110854">
              <w:marLeft w:val="0"/>
              <w:marRight w:val="0"/>
              <w:marTop w:val="0"/>
              <w:marBottom w:val="0"/>
              <w:divBdr>
                <w:top w:val="none" w:sz="0" w:space="0" w:color="auto"/>
                <w:left w:val="none" w:sz="0" w:space="0" w:color="auto"/>
                <w:bottom w:val="none" w:sz="0" w:space="0" w:color="auto"/>
                <w:right w:val="none" w:sz="0" w:space="0" w:color="auto"/>
              </w:divBdr>
            </w:div>
            <w:div w:id="672530824">
              <w:marLeft w:val="0"/>
              <w:marRight w:val="0"/>
              <w:marTop w:val="0"/>
              <w:marBottom w:val="0"/>
              <w:divBdr>
                <w:top w:val="none" w:sz="0" w:space="0" w:color="auto"/>
                <w:left w:val="none" w:sz="0" w:space="0" w:color="auto"/>
                <w:bottom w:val="none" w:sz="0" w:space="0" w:color="auto"/>
                <w:right w:val="none" w:sz="0" w:space="0" w:color="auto"/>
              </w:divBdr>
            </w:div>
            <w:div w:id="884683894">
              <w:marLeft w:val="0"/>
              <w:marRight w:val="0"/>
              <w:marTop w:val="0"/>
              <w:marBottom w:val="0"/>
              <w:divBdr>
                <w:top w:val="none" w:sz="0" w:space="0" w:color="auto"/>
                <w:left w:val="none" w:sz="0" w:space="0" w:color="auto"/>
                <w:bottom w:val="none" w:sz="0" w:space="0" w:color="auto"/>
                <w:right w:val="none" w:sz="0" w:space="0" w:color="auto"/>
              </w:divBdr>
            </w:div>
            <w:div w:id="898175442">
              <w:marLeft w:val="0"/>
              <w:marRight w:val="0"/>
              <w:marTop w:val="0"/>
              <w:marBottom w:val="0"/>
              <w:divBdr>
                <w:top w:val="none" w:sz="0" w:space="0" w:color="auto"/>
                <w:left w:val="none" w:sz="0" w:space="0" w:color="auto"/>
                <w:bottom w:val="none" w:sz="0" w:space="0" w:color="auto"/>
                <w:right w:val="none" w:sz="0" w:space="0" w:color="auto"/>
              </w:divBdr>
            </w:div>
            <w:div w:id="1006321345">
              <w:marLeft w:val="0"/>
              <w:marRight w:val="0"/>
              <w:marTop w:val="0"/>
              <w:marBottom w:val="0"/>
              <w:divBdr>
                <w:top w:val="none" w:sz="0" w:space="0" w:color="auto"/>
                <w:left w:val="none" w:sz="0" w:space="0" w:color="auto"/>
                <w:bottom w:val="none" w:sz="0" w:space="0" w:color="auto"/>
                <w:right w:val="none" w:sz="0" w:space="0" w:color="auto"/>
              </w:divBdr>
            </w:div>
            <w:div w:id="1036853684">
              <w:marLeft w:val="0"/>
              <w:marRight w:val="0"/>
              <w:marTop w:val="0"/>
              <w:marBottom w:val="0"/>
              <w:divBdr>
                <w:top w:val="none" w:sz="0" w:space="0" w:color="auto"/>
                <w:left w:val="none" w:sz="0" w:space="0" w:color="auto"/>
                <w:bottom w:val="none" w:sz="0" w:space="0" w:color="auto"/>
                <w:right w:val="none" w:sz="0" w:space="0" w:color="auto"/>
              </w:divBdr>
            </w:div>
            <w:div w:id="1085614446">
              <w:marLeft w:val="0"/>
              <w:marRight w:val="0"/>
              <w:marTop w:val="0"/>
              <w:marBottom w:val="0"/>
              <w:divBdr>
                <w:top w:val="none" w:sz="0" w:space="0" w:color="auto"/>
                <w:left w:val="none" w:sz="0" w:space="0" w:color="auto"/>
                <w:bottom w:val="none" w:sz="0" w:space="0" w:color="auto"/>
                <w:right w:val="none" w:sz="0" w:space="0" w:color="auto"/>
              </w:divBdr>
            </w:div>
            <w:div w:id="1223295208">
              <w:marLeft w:val="0"/>
              <w:marRight w:val="0"/>
              <w:marTop w:val="0"/>
              <w:marBottom w:val="0"/>
              <w:divBdr>
                <w:top w:val="none" w:sz="0" w:space="0" w:color="auto"/>
                <w:left w:val="none" w:sz="0" w:space="0" w:color="auto"/>
                <w:bottom w:val="none" w:sz="0" w:space="0" w:color="auto"/>
                <w:right w:val="none" w:sz="0" w:space="0" w:color="auto"/>
              </w:divBdr>
            </w:div>
            <w:div w:id="1250700138">
              <w:marLeft w:val="0"/>
              <w:marRight w:val="0"/>
              <w:marTop w:val="0"/>
              <w:marBottom w:val="0"/>
              <w:divBdr>
                <w:top w:val="none" w:sz="0" w:space="0" w:color="auto"/>
                <w:left w:val="none" w:sz="0" w:space="0" w:color="auto"/>
                <w:bottom w:val="none" w:sz="0" w:space="0" w:color="auto"/>
                <w:right w:val="none" w:sz="0" w:space="0" w:color="auto"/>
              </w:divBdr>
            </w:div>
            <w:div w:id="1741752591">
              <w:marLeft w:val="0"/>
              <w:marRight w:val="0"/>
              <w:marTop w:val="0"/>
              <w:marBottom w:val="0"/>
              <w:divBdr>
                <w:top w:val="none" w:sz="0" w:space="0" w:color="auto"/>
                <w:left w:val="none" w:sz="0" w:space="0" w:color="auto"/>
                <w:bottom w:val="none" w:sz="0" w:space="0" w:color="auto"/>
                <w:right w:val="none" w:sz="0" w:space="0" w:color="auto"/>
              </w:divBdr>
            </w:div>
            <w:div w:id="1747994981">
              <w:marLeft w:val="0"/>
              <w:marRight w:val="0"/>
              <w:marTop w:val="0"/>
              <w:marBottom w:val="0"/>
              <w:divBdr>
                <w:top w:val="none" w:sz="0" w:space="0" w:color="auto"/>
                <w:left w:val="none" w:sz="0" w:space="0" w:color="auto"/>
                <w:bottom w:val="none" w:sz="0" w:space="0" w:color="auto"/>
                <w:right w:val="none" w:sz="0" w:space="0" w:color="auto"/>
              </w:divBdr>
            </w:div>
            <w:div w:id="1787891227">
              <w:marLeft w:val="0"/>
              <w:marRight w:val="0"/>
              <w:marTop w:val="0"/>
              <w:marBottom w:val="0"/>
              <w:divBdr>
                <w:top w:val="none" w:sz="0" w:space="0" w:color="auto"/>
                <w:left w:val="none" w:sz="0" w:space="0" w:color="auto"/>
                <w:bottom w:val="none" w:sz="0" w:space="0" w:color="auto"/>
                <w:right w:val="none" w:sz="0" w:space="0" w:color="auto"/>
              </w:divBdr>
            </w:div>
            <w:div w:id="212403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3556">
      <w:bodyDiv w:val="1"/>
      <w:marLeft w:val="0"/>
      <w:marRight w:val="0"/>
      <w:marTop w:val="0"/>
      <w:marBottom w:val="0"/>
      <w:divBdr>
        <w:top w:val="none" w:sz="0" w:space="0" w:color="auto"/>
        <w:left w:val="none" w:sz="0" w:space="0" w:color="auto"/>
        <w:bottom w:val="none" w:sz="0" w:space="0" w:color="auto"/>
        <w:right w:val="none" w:sz="0" w:space="0" w:color="auto"/>
      </w:divBdr>
    </w:div>
    <w:div w:id="1595943113">
      <w:bodyDiv w:val="1"/>
      <w:marLeft w:val="0"/>
      <w:marRight w:val="0"/>
      <w:marTop w:val="0"/>
      <w:marBottom w:val="0"/>
      <w:divBdr>
        <w:top w:val="none" w:sz="0" w:space="0" w:color="auto"/>
        <w:left w:val="none" w:sz="0" w:space="0" w:color="auto"/>
        <w:bottom w:val="none" w:sz="0" w:space="0" w:color="auto"/>
        <w:right w:val="none" w:sz="0" w:space="0" w:color="auto"/>
      </w:divBdr>
      <w:divsChild>
        <w:div w:id="954747498">
          <w:marLeft w:val="0"/>
          <w:marRight w:val="0"/>
          <w:marTop w:val="0"/>
          <w:marBottom w:val="0"/>
          <w:divBdr>
            <w:top w:val="none" w:sz="0" w:space="0" w:color="auto"/>
            <w:left w:val="none" w:sz="0" w:space="0" w:color="auto"/>
            <w:bottom w:val="none" w:sz="0" w:space="0" w:color="auto"/>
            <w:right w:val="none" w:sz="0" w:space="0" w:color="auto"/>
          </w:divBdr>
          <w:divsChild>
            <w:div w:id="185174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4604">
      <w:bodyDiv w:val="1"/>
      <w:marLeft w:val="0"/>
      <w:marRight w:val="0"/>
      <w:marTop w:val="0"/>
      <w:marBottom w:val="0"/>
      <w:divBdr>
        <w:top w:val="none" w:sz="0" w:space="0" w:color="auto"/>
        <w:left w:val="none" w:sz="0" w:space="0" w:color="auto"/>
        <w:bottom w:val="none" w:sz="0" w:space="0" w:color="auto"/>
        <w:right w:val="none" w:sz="0" w:space="0" w:color="auto"/>
      </w:divBdr>
    </w:div>
    <w:div w:id="1637908394">
      <w:bodyDiv w:val="1"/>
      <w:marLeft w:val="0"/>
      <w:marRight w:val="0"/>
      <w:marTop w:val="0"/>
      <w:marBottom w:val="0"/>
      <w:divBdr>
        <w:top w:val="none" w:sz="0" w:space="0" w:color="auto"/>
        <w:left w:val="none" w:sz="0" w:space="0" w:color="auto"/>
        <w:bottom w:val="none" w:sz="0" w:space="0" w:color="auto"/>
        <w:right w:val="none" w:sz="0" w:space="0" w:color="auto"/>
      </w:divBdr>
      <w:divsChild>
        <w:div w:id="1099108976">
          <w:marLeft w:val="0"/>
          <w:marRight w:val="0"/>
          <w:marTop w:val="0"/>
          <w:marBottom w:val="0"/>
          <w:divBdr>
            <w:top w:val="none" w:sz="0" w:space="0" w:color="auto"/>
            <w:left w:val="none" w:sz="0" w:space="0" w:color="auto"/>
            <w:bottom w:val="none" w:sz="0" w:space="0" w:color="auto"/>
            <w:right w:val="none" w:sz="0" w:space="0" w:color="auto"/>
          </w:divBdr>
          <w:divsChild>
            <w:div w:id="81043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9650">
      <w:bodyDiv w:val="1"/>
      <w:marLeft w:val="0"/>
      <w:marRight w:val="0"/>
      <w:marTop w:val="0"/>
      <w:marBottom w:val="0"/>
      <w:divBdr>
        <w:top w:val="none" w:sz="0" w:space="0" w:color="auto"/>
        <w:left w:val="none" w:sz="0" w:space="0" w:color="auto"/>
        <w:bottom w:val="none" w:sz="0" w:space="0" w:color="auto"/>
        <w:right w:val="none" w:sz="0" w:space="0" w:color="auto"/>
      </w:divBdr>
      <w:divsChild>
        <w:div w:id="1309743422">
          <w:marLeft w:val="0"/>
          <w:marRight w:val="0"/>
          <w:marTop w:val="0"/>
          <w:marBottom w:val="0"/>
          <w:divBdr>
            <w:top w:val="none" w:sz="0" w:space="0" w:color="auto"/>
            <w:left w:val="none" w:sz="0" w:space="0" w:color="auto"/>
            <w:bottom w:val="none" w:sz="0" w:space="0" w:color="auto"/>
            <w:right w:val="none" w:sz="0" w:space="0" w:color="auto"/>
          </w:divBdr>
          <w:divsChild>
            <w:div w:id="129285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6713">
      <w:bodyDiv w:val="1"/>
      <w:marLeft w:val="0"/>
      <w:marRight w:val="0"/>
      <w:marTop w:val="0"/>
      <w:marBottom w:val="0"/>
      <w:divBdr>
        <w:top w:val="none" w:sz="0" w:space="0" w:color="auto"/>
        <w:left w:val="none" w:sz="0" w:space="0" w:color="auto"/>
        <w:bottom w:val="none" w:sz="0" w:space="0" w:color="auto"/>
        <w:right w:val="none" w:sz="0" w:space="0" w:color="auto"/>
      </w:divBdr>
      <w:divsChild>
        <w:div w:id="627013740">
          <w:marLeft w:val="0"/>
          <w:marRight w:val="0"/>
          <w:marTop w:val="0"/>
          <w:marBottom w:val="0"/>
          <w:divBdr>
            <w:top w:val="none" w:sz="0" w:space="0" w:color="auto"/>
            <w:left w:val="none" w:sz="0" w:space="0" w:color="auto"/>
            <w:bottom w:val="none" w:sz="0" w:space="0" w:color="auto"/>
            <w:right w:val="none" w:sz="0" w:space="0" w:color="auto"/>
          </w:divBdr>
          <w:divsChild>
            <w:div w:id="20600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86905">
      <w:bodyDiv w:val="1"/>
      <w:marLeft w:val="0"/>
      <w:marRight w:val="0"/>
      <w:marTop w:val="0"/>
      <w:marBottom w:val="0"/>
      <w:divBdr>
        <w:top w:val="none" w:sz="0" w:space="0" w:color="auto"/>
        <w:left w:val="none" w:sz="0" w:space="0" w:color="auto"/>
        <w:bottom w:val="none" w:sz="0" w:space="0" w:color="auto"/>
        <w:right w:val="none" w:sz="0" w:space="0" w:color="auto"/>
      </w:divBdr>
    </w:div>
    <w:div w:id="1716268530">
      <w:bodyDiv w:val="1"/>
      <w:marLeft w:val="0"/>
      <w:marRight w:val="0"/>
      <w:marTop w:val="0"/>
      <w:marBottom w:val="0"/>
      <w:divBdr>
        <w:top w:val="none" w:sz="0" w:space="0" w:color="auto"/>
        <w:left w:val="none" w:sz="0" w:space="0" w:color="auto"/>
        <w:bottom w:val="none" w:sz="0" w:space="0" w:color="auto"/>
        <w:right w:val="none" w:sz="0" w:space="0" w:color="auto"/>
      </w:divBdr>
    </w:div>
    <w:div w:id="1752578333">
      <w:bodyDiv w:val="1"/>
      <w:marLeft w:val="0"/>
      <w:marRight w:val="0"/>
      <w:marTop w:val="0"/>
      <w:marBottom w:val="0"/>
      <w:divBdr>
        <w:top w:val="none" w:sz="0" w:space="0" w:color="auto"/>
        <w:left w:val="none" w:sz="0" w:space="0" w:color="auto"/>
        <w:bottom w:val="none" w:sz="0" w:space="0" w:color="auto"/>
        <w:right w:val="none" w:sz="0" w:space="0" w:color="auto"/>
      </w:divBdr>
      <w:divsChild>
        <w:div w:id="1431730467">
          <w:marLeft w:val="0"/>
          <w:marRight w:val="0"/>
          <w:marTop w:val="0"/>
          <w:marBottom w:val="0"/>
          <w:divBdr>
            <w:top w:val="none" w:sz="0" w:space="0" w:color="auto"/>
            <w:left w:val="none" w:sz="0" w:space="0" w:color="auto"/>
            <w:bottom w:val="none" w:sz="0" w:space="0" w:color="auto"/>
            <w:right w:val="none" w:sz="0" w:space="0" w:color="auto"/>
          </w:divBdr>
          <w:divsChild>
            <w:div w:id="140391952">
              <w:marLeft w:val="0"/>
              <w:marRight w:val="0"/>
              <w:marTop w:val="0"/>
              <w:marBottom w:val="0"/>
              <w:divBdr>
                <w:top w:val="none" w:sz="0" w:space="0" w:color="auto"/>
                <w:left w:val="none" w:sz="0" w:space="0" w:color="auto"/>
                <w:bottom w:val="none" w:sz="0" w:space="0" w:color="auto"/>
                <w:right w:val="none" w:sz="0" w:space="0" w:color="auto"/>
              </w:divBdr>
            </w:div>
            <w:div w:id="156775775">
              <w:marLeft w:val="0"/>
              <w:marRight w:val="0"/>
              <w:marTop w:val="0"/>
              <w:marBottom w:val="0"/>
              <w:divBdr>
                <w:top w:val="none" w:sz="0" w:space="0" w:color="auto"/>
                <w:left w:val="none" w:sz="0" w:space="0" w:color="auto"/>
                <w:bottom w:val="none" w:sz="0" w:space="0" w:color="auto"/>
                <w:right w:val="none" w:sz="0" w:space="0" w:color="auto"/>
              </w:divBdr>
            </w:div>
            <w:div w:id="247036899">
              <w:marLeft w:val="0"/>
              <w:marRight w:val="0"/>
              <w:marTop w:val="0"/>
              <w:marBottom w:val="0"/>
              <w:divBdr>
                <w:top w:val="none" w:sz="0" w:space="0" w:color="auto"/>
                <w:left w:val="none" w:sz="0" w:space="0" w:color="auto"/>
                <w:bottom w:val="none" w:sz="0" w:space="0" w:color="auto"/>
                <w:right w:val="none" w:sz="0" w:space="0" w:color="auto"/>
              </w:divBdr>
            </w:div>
            <w:div w:id="332949178">
              <w:marLeft w:val="0"/>
              <w:marRight w:val="0"/>
              <w:marTop w:val="0"/>
              <w:marBottom w:val="0"/>
              <w:divBdr>
                <w:top w:val="none" w:sz="0" w:space="0" w:color="auto"/>
                <w:left w:val="none" w:sz="0" w:space="0" w:color="auto"/>
                <w:bottom w:val="none" w:sz="0" w:space="0" w:color="auto"/>
                <w:right w:val="none" w:sz="0" w:space="0" w:color="auto"/>
              </w:divBdr>
            </w:div>
            <w:div w:id="414980582">
              <w:marLeft w:val="0"/>
              <w:marRight w:val="0"/>
              <w:marTop w:val="0"/>
              <w:marBottom w:val="0"/>
              <w:divBdr>
                <w:top w:val="none" w:sz="0" w:space="0" w:color="auto"/>
                <w:left w:val="none" w:sz="0" w:space="0" w:color="auto"/>
                <w:bottom w:val="none" w:sz="0" w:space="0" w:color="auto"/>
                <w:right w:val="none" w:sz="0" w:space="0" w:color="auto"/>
              </w:divBdr>
            </w:div>
            <w:div w:id="531382766">
              <w:marLeft w:val="0"/>
              <w:marRight w:val="0"/>
              <w:marTop w:val="0"/>
              <w:marBottom w:val="0"/>
              <w:divBdr>
                <w:top w:val="none" w:sz="0" w:space="0" w:color="auto"/>
                <w:left w:val="none" w:sz="0" w:space="0" w:color="auto"/>
                <w:bottom w:val="none" w:sz="0" w:space="0" w:color="auto"/>
                <w:right w:val="none" w:sz="0" w:space="0" w:color="auto"/>
              </w:divBdr>
            </w:div>
            <w:div w:id="571817929">
              <w:marLeft w:val="0"/>
              <w:marRight w:val="0"/>
              <w:marTop w:val="0"/>
              <w:marBottom w:val="0"/>
              <w:divBdr>
                <w:top w:val="none" w:sz="0" w:space="0" w:color="auto"/>
                <w:left w:val="none" w:sz="0" w:space="0" w:color="auto"/>
                <w:bottom w:val="none" w:sz="0" w:space="0" w:color="auto"/>
                <w:right w:val="none" w:sz="0" w:space="0" w:color="auto"/>
              </w:divBdr>
            </w:div>
            <w:div w:id="899287090">
              <w:marLeft w:val="0"/>
              <w:marRight w:val="0"/>
              <w:marTop w:val="0"/>
              <w:marBottom w:val="0"/>
              <w:divBdr>
                <w:top w:val="none" w:sz="0" w:space="0" w:color="auto"/>
                <w:left w:val="none" w:sz="0" w:space="0" w:color="auto"/>
                <w:bottom w:val="none" w:sz="0" w:space="0" w:color="auto"/>
                <w:right w:val="none" w:sz="0" w:space="0" w:color="auto"/>
              </w:divBdr>
            </w:div>
            <w:div w:id="1185905860">
              <w:marLeft w:val="0"/>
              <w:marRight w:val="0"/>
              <w:marTop w:val="0"/>
              <w:marBottom w:val="0"/>
              <w:divBdr>
                <w:top w:val="none" w:sz="0" w:space="0" w:color="auto"/>
                <w:left w:val="none" w:sz="0" w:space="0" w:color="auto"/>
                <w:bottom w:val="none" w:sz="0" w:space="0" w:color="auto"/>
                <w:right w:val="none" w:sz="0" w:space="0" w:color="auto"/>
              </w:divBdr>
            </w:div>
            <w:div w:id="1450122538">
              <w:marLeft w:val="0"/>
              <w:marRight w:val="0"/>
              <w:marTop w:val="0"/>
              <w:marBottom w:val="0"/>
              <w:divBdr>
                <w:top w:val="none" w:sz="0" w:space="0" w:color="auto"/>
                <w:left w:val="none" w:sz="0" w:space="0" w:color="auto"/>
                <w:bottom w:val="none" w:sz="0" w:space="0" w:color="auto"/>
                <w:right w:val="none" w:sz="0" w:space="0" w:color="auto"/>
              </w:divBdr>
            </w:div>
            <w:div w:id="1589995973">
              <w:marLeft w:val="0"/>
              <w:marRight w:val="0"/>
              <w:marTop w:val="0"/>
              <w:marBottom w:val="0"/>
              <w:divBdr>
                <w:top w:val="none" w:sz="0" w:space="0" w:color="auto"/>
                <w:left w:val="none" w:sz="0" w:space="0" w:color="auto"/>
                <w:bottom w:val="none" w:sz="0" w:space="0" w:color="auto"/>
                <w:right w:val="none" w:sz="0" w:space="0" w:color="auto"/>
              </w:divBdr>
            </w:div>
            <w:div w:id="1771077624">
              <w:marLeft w:val="0"/>
              <w:marRight w:val="0"/>
              <w:marTop w:val="0"/>
              <w:marBottom w:val="0"/>
              <w:divBdr>
                <w:top w:val="none" w:sz="0" w:space="0" w:color="auto"/>
                <w:left w:val="none" w:sz="0" w:space="0" w:color="auto"/>
                <w:bottom w:val="none" w:sz="0" w:space="0" w:color="auto"/>
                <w:right w:val="none" w:sz="0" w:space="0" w:color="auto"/>
              </w:divBdr>
            </w:div>
            <w:div w:id="1804614159">
              <w:marLeft w:val="0"/>
              <w:marRight w:val="0"/>
              <w:marTop w:val="0"/>
              <w:marBottom w:val="0"/>
              <w:divBdr>
                <w:top w:val="none" w:sz="0" w:space="0" w:color="auto"/>
                <w:left w:val="none" w:sz="0" w:space="0" w:color="auto"/>
                <w:bottom w:val="none" w:sz="0" w:space="0" w:color="auto"/>
                <w:right w:val="none" w:sz="0" w:space="0" w:color="auto"/>
              </w:divBdr>
            </w:div>
            <w:div w:id="1833643631">
              <w:marLeft w:val="0"/>
              <w:marRight w:val="0"/>
              <w:marTop w:val="0"/>
              <w:marBottom w:val="0"/>
              <w:divBdr>
                <w:top w:val="none" w:sz="0" w:space="0" w:color="auto"/>
                <w:left w:val="none" w:sz="0" w:space="0" w:color="auto"/>
                <w:bottom w:val="none" w:sz="0" w:space="0" w:color="auto"/>
                <w:right w:val="none" w:sz="0" w:space="0" w:color="auto"/>
              </w:divBdr>
            </w:div>
            <w:div w:id="1926107739">
              <w:marLeft w:val="0"/>
              <w:marRight w:val="0"/>
              <w:marTop w:val="0"/>
              <w:marBottom w:val="0"/>
              <w:divBdr>
                <w:top w:val="none" w:sz="0" w:space="0" w:color="auto"/>
                <w:left w:val="none" w:sz="0" w:space="0" w:color="auto"/>
                <w:bottom w:val="none" w:sz="0" w:space="0" w:color="auto"/>
                <w:right w:val="none" w:sz="0" w:space="0" w:color="auto"/>
              </w:divBdr>
            </w:div>
            <w:div w:id="1975866503">
              <w:marLeft w:val="0"/>
              <w:marRight w:val="0"/>
              <w:marTop w:val="0"/>
              <w:marBottom w:val="0"/>
              <w:divBdr>
                <w:top w:val="none" w:sz="0" w:space="0" w:color="auto"/>
                <w:left w:val="none" w:sz="0" w:space="0" w:color="auto"/>
                <w:bottom w:val="none" w:sz="0" w:space="0" w:color="auto"/>
                <w:right w:val="none" w:sz="0" w:space="0" w:color="auto"/>
              </w:divBdr>
            </w:div>
            <w:div w:id="203260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61321">
      <w:bodyDiv w:val="1"/>
      <w:marLeft w:val="0"/>
      <w:marRight w:val="0"/>
      <w:marTop w:val="0"/>
      <w:marBottom w:val="0"/>
      <w:divBdr>
        <w:top w:val="none" w:sz="0" w:space="0" w:color="auto"/>
        <w:left w:val="none" w:sz="0" w:space="0" w:color="auto"/>
        <w:bottom w:val="none" w:sz="0" w:space="0" w:color="auto"/>
        <w:right w:val="none" w:sz="0" w:space="0" w:color="auto"/>
      </w:divBdr>
    </w:div>
    <w:div w:id="1760101810">
      <w:bodyDiv w:val="1"/>
      <w:marLeft w:val="0"/>
      <w:marRight w:val="0"/>
      <w:marTop w:val="0"/>
      <w:marBottom w:val="0"/>
      <w:divBdr>
        <w:top w:val="none" w:sz="0" w:space="0" w:color="auto"/>
        <w:left w:val="none" w:sz="0" w:space="0" w:color="auto"/>
        <w:bottom w:val="none" w:sz="0" w:space="0" w:color="auto"/>
        <w:right w:val="none" w:sz="0" w:space="0" w:color="auto"/>
      </w:divBdr>
    </w:div>
    <w:div w:id="1778940822">
      <w:bodyDiv w:val="1"/>
      <w:marLeft w:val="0"/>
      <w:marRight w:val="0"/>
      <w:marTop w:val="0"/>
      <w:marBottom w:val="0"/>
      <w:divBdr>
        <w:top w:val="none" w:sz="0" w:space="0" w:color="auto"/>
        <w:left w:val="none" w:sz="0" w:space="0" w:color="auto"/>
        <w:bottom w:val="none" w:sz="0" w:space="0" w:color="auto"/>
        <w:right w:val="none" w:sz="0" w:space="0" w:color="auto"/>
      </w:divBdr>
    </w:div>
    <w:div w:id="1789229883">
      <w:bodyDiv w:val="1"/>
      <w:marLeft w:val="0"/>
      <w:marRight w:val="0"/>
      <w:marTop w:val="0"/>
      <w:marBottom w:val="0"/>
      <w:divBdr>
        <w:top w:val="none" w:sz="0" w:space="0" w:color="auto"/>
        <w:left w:val="none" w:sz="0" w:space="0" w:color="auto"/>
        <w:bottom w:val="none" w:sz="0" w:space="0" w:color="auto"/>
        <w:right w:val="none" w:sz="0" w:space="0" w:color="auto"/>
      </w:divBdr>
      <w:divsChild>
        <w:div w:id="364671895">
          <w:marLeft w:val="0"/>
          <w:marRight w:val="0"/>
          <w:marTop w:val="0"/>
          <w:marBottom w:val="0"/>
          <w:divBdr>
            <w:top w:val="single" w:sz="2" w:space="0" w:color="D9D9E3"/>
            <w:left w:val="single" w:sz="2" w:space="0" w:color="D9D9E3"/>
            <w:bottom w:val="single" w:sz="2" w:space="0" w:color="D9D9E3"/>
            <w:right w:val="single" w:sz="2" w:space="0" w:color="D9D9E3"/>
          </w:divBdr>
          <w:divsChild>
            <w:div w:id="2070181630">
              <w:marLeft w:val="0"/>
              <w:marRight w:val="0"/>
              <w:marTop w:val="0"/>
              <w:marBottom w:val="0"/>
              <w:divBdr>
                <w:top w:val="single" w:sz="2" w:space="0" w:color="D9D9E3"/>
                <w:left w:val="single" w:sz="2" w:space="0" w:color="D9D9E3"/>
                <w:bottom w:val="single" w:sz="2" w:space="0" w:color="D9D9E3"/>
                <w:right w:val="single" w:sz="2" w:space="0" w:color="D9D9E3"/>
              </w:divBdr>
              <w:divsChild>
                <w:div w:id="1336686369">
                  <w:marLeft w:val="0"/>
                  <w:marRight w:val="0"/>
                  <w:marTop w:val="0"/>
                  <w:marBottom w:val="0"/>
                  <w:divBdr>
                    <w:top w:val="single" w:sz="2" w:space="0" w:color="D9D9E3"/>
                    <w:left w:val="single" w:sz="2" w:space="0" w:color="D9D9E3"/>
                    <w:bottom w:val="single" w:sz="2" w:space="0" w:color="D9D9E3"/>
                    <w:right w:val="single" w:sz="2" w:space="0" w:color="D9D9E3"/>
                  </w:divBdr>
                  <w:divsChild>
                    <w:div w:id="1329093584">
                      <w:marLeft w:val="0"/>
                      <w:marRight w:val="0"/>
                      <w:marTop w:val="0"/>
                      <w:marBottom w:val="0"/>
                      <w:divBdr>
                        <w:top w:val="single" w:sz="2" w:space="0" w:color="D9D9E3"/>
                        <w:left w:val="single" w:sz="2" w:space="0" w:color="D9D9E3"/>
                        <w:bottom w:val="single" w:sz="2" w:space="0" w:color="D9D9E3"/>
                        <w:right w:val="single" w:sz="2" w:space="0" w:color="D9D9E3"/>
                      </w:divBdr>
                      <w:divsChild>
                        <w:div w:id="196159696">
                          <w:marLeft w:val="0"/>
                          <w:marRight w:val="0"/>
                          <w:marTop w:val="0"/>
                          <w:marBottom w:val="0"/>
                          <w:divBdr>
                            <w:top w:val="single" w:sz="2" w:space="0" w:color="D9D9E3"/>
                            <w:left w:val="single" w:sz="2" w:space="0" w:color="D9D9E3"/>
                            <w:bottom w:val="single" w:sz="2" w:space="0" w:color="D9D9E3"/>
                            <w:right w:val="single" w:sz="2" w:space="0" w:color="D9D9E3"/>
                          </w:divBdr>
                          <w:divsChild>
                            <w:div w:id="646592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746131">
                                  <w:marLeft w:val="0"/>
                                  <w:marRight w:val="0"/>
                                  <w:marTop w:val="0"/>
                                  <w:marBottom w:val="0"/>
                                  <w:divBdr>
                                    <w:top w:val="single" w:sz="2" w:space="0" w:color="D9D9E3"/>
                                    <w:left w:val="single" w:sz="2" w:space="0" w:color="D9D9E3"/>
                                    <w:bottom w:val="single" w:sz="2" w:space="0" w:color="D9D9E3"/>
                                    <w:right w:val="single" w:sz="2" w:space="0" w:color="D9D9E3"/>
                                  </w:divBdr>
                                  <w:divsChild>
                                    <w:div w:id="651835425">
                                      <w:marLeft w:val="0"/>
                                      <w:marRight w:val="0"/>
                                      <w:marTop w:val="0"/>
                                      <w:marBottom w:val="0"/>
                                      <w:divBdr>
                                        <w:top w:val="single" w:sz="2" w:space="0" w:color="D9D9E3"/>
                                        <w:left w:val="single" w:sz="2" w:space="0" w:color="D9D9E3"/>
                                        <w:bottom w:val="single" w:sz="2" w:space="0" w:color="D9D9E3"/>
                                        <w:right w:val="single" w:sz="2" w:space="0" w:color="D9D9E3"/>
                                      </w:divBdr>
                                      <w:divsChild>
                                        <w:div w:id="963774552">
                                          <w:marLeft w:val="0"/>
                                          <w:marRight w:val="0"/>
                                          <w:marTop w:val="0"/>
                                          <w:marBottom w:val="0"/>
                                          <w:divBdr>
                                            <w:top w:val="single" w:sz="2" w:space="0" w:color="D9D9E3"/>
                                            <w:left w:val="single" w:sz="2" w:space="0" w:color="D9D9E3"/>
                                            <w:bottom w:val="single" w:sz="2" w:space="0" w:color="D9D9E3"/>
                                            <w:right w:val="single" w:sz="2" w:space="0" w:color="D9D9E3"/>
                                          </w:divBdr>
                                          <w:divsChild>
                                            <w:div w:id="21901040">
                                              <w:marLeft w:val="0"/>
                                              <w:marRight w:val="0"/>
                                              <w:marTop w:val="0"/>
                                              <w:marBottom w:val="0"/>
                                              <w:divBdr>
                                                <w:top w:val="single" w:sz="2" w:space="0" w:color="D9D9E3"/>
                                                <w:left w:val="single" w:sz="2" w:space="0" w:color="D9D9E3"/>
                                                <w:bottom w:val="single" w:sz="2" w:space="0" w:color="D9D9E3"/>
                                                <w:right w:val="single" w:sz="2" w:space="0" w:color="D9D9E3"/>
                                              </w:divBdr>
                                              <w:divsChild>
                                                <w:div w:id="609242748">
                                                  <w:marLeft w:val="0"/>
                                                  <w:marRight w:val="0"/>
                                                  <w:marTop w:val="0"/>
                                                  <w:marBottom w:val="0"/>
                                                  <w:divBdr>
                                                    <w:top w:val="single" w:sz="2" w:space="0" w:color="D9D9E3"/>
                                                    <w:left w:val="single" w:sz="2" w:space="0" w:color="D9D9E3"/>
                                                    <w:bottom w:val="single" w:sz="2" w:space="0" w:color="D9D9E3"/>
                                                    <w:right w:val="single" w:sz="2" w:space="0" w:color="D9D9E3"/>
                                                  </w:divBdr>
                                                  <w:divsChild>
                                                    <w:div w:id="1413702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80994438">
          <w:marLeft w:val="0"/>
          <w:marRight w:val="0"/>
          <w:marTop w:val="0"/>
          <w:marBottom w:val="0"/>
          <w:divBdr>
            <w:top w:val="none" w:sz="0" w:space="0" w:color="auto"/>
            <w:left w:val="none" w:sz="0" w:space="0" w:color="auto"/>
            <w:bottom w:val="none" w:sz="0" w:space="0" w:color="auto"/>
            <w:right w:val="none" w:sz="0" w:space="0" w:color="auto"/>
          </w:divBdr>
          <w:divsChild>
            <w:div w:id="1936863561">
              <w:marLeft w:val="0"/>
              <w:marRight w:val="0"/>
              <w:marTop w:val="0"/>
              <w:marBottom w:val="0"/>
              <w:divBdr>
                <w:top w:val="single" w:sz="2" w:space="0" w:color="D9D9E3"/>
                <w:left w:val="single" w:sz="2" w:space="0" w:color="D9D9E3"/>
                <w:bottom w:val="single" w:sz="2" w:space="0" w:color="D9D9E3"/>
                <w:right w:val="single" w:sz="2" w:space="0" w:color="D9D9E3"/>
              </w:divBdr>
              <w:divsChild>
                <w:div w:id="287011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91782821">
      <w:bodyDiv w:val="1"/>
      <w:marLeft w:val="0"/>
      <w:marRight w:val="0"/>
      <w:marTop w:val="0"/>
      <w:marBottom w:val="0"/>
      <w:divBdr>
        <w:top w:val="none" w:sz="0" w:space="0" w:color="auto"/>
        <w:left w:val="none" w:sz="0" w:space="0" w:color="auto"/>
        <w:bottom w:val="none" w:sz="0" w:space="0" w:color="auto"/>
        <w:right w:val="none" w:sz="0" w:space="0" w:color="auto"/>
      </w:divBdr>
      <w:divsChild>
        <w:div w:id="7340325">
          <w:marLeft w:val="0"/>
          <w:marRight w:val="0"/>
          <w:marTop w:val="0"/>
          <w:marBottom w:val="0"/>
          <w:divBdr>
            <w:top w:val="none" w:sz="0" w:space="0" w:color="auto"/>
            <w:left w:val="none" w:sz="0" w:space="0" w:color="auto"/>
            <w:bottom w:val="none" w:sz="0" w:space="0" w:color="auto"/>
            <w:right w:val="none" w:sz="0" w:space="0" w:color="auto"/>
          </w:divBdr>
          <w:divsChild>
            <w:div w:id="125948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9967">
      <w:bodyDiv w:val="1"/>
      <w:marLeft w:val="0"/>
      <w:marRight w:val="0"/>
      <w:marTop w:val="0"/>
      <w:marBottom w:val="0"/>
      <w:divBdr>
        <w:top w:val="none" w:sz="0" w:space="0" w:color="auto"/>
        <w:left w:val="none" w:sz="0" w:space="0" w:color="auto"/>
        <w:bottom w:val="none" w:sz="0" w:space="0" w:color="auto"/>
        <w:right w:val="none" w:sz="0" w:space="0" w:color="auto"/>
      </w:divBdr>
      <w:divsChild>
        <w:div w:id="2040280527">
          <w:marLeft w:val="0"/>
          <w:marRight w:val="0"/>
          <w:marTop w:val="0"/>
          <w:marBottom w:val="0"/>
          <w:divBdr>
            <w:top w:val="none" w:sz="0" w:space="0" w:color="auto"/>
            <w:left w:val="none" w:sz="0" w:space="0" w:color="auto"/>
            <w:bottom w:val="none" w:sz="0" w:space="0" w:color="auto"/>
            <w:right w:val="none" w:sz="0" w:space="0" w:color="auto"/>
          </w:divBdr>
          <w:divsChild>
            <w:div w:id="139880699">
              <w:marLeft w:val="0"/>
              <w:marRight w:val="0"/>
              <w:marTop w:val="0"/>
              <w:marBottom w:val="0"/>
              <w:divBdr>
                <w:top w:val="none" w:sz="0" w:space="0" w:color="auto"/>
                <w:left w:val="none" w:sz="0" w:space="0" w:color="auto"/>
                <w:bottom w:val="none" w:sz="0" w:space="0" w:color="auto"/>
                <w:right w:val="none" w:sz="0" w:space="0" w:color="auto"/>
              </w:divBdr>
            </w:div>
            <w:div w:id="793867482">
              <w:marLeft w:val="0"/>
              <w:marRight w:val="0"/>
              <w:marTop w:val="0"/>
              <w:marBottom w:val="0"/>
              <w:divBdr>
                <w:top w:val="none" w:sz="0" w:space="0" w:color="auto"/>
                <w:left w:val="none" w:sz="0" w:space="0" w:color="auto"/>
                <w:bottom w:val="none" w:sz="0" w:space="0" w:color="auto"/>
                <w:right w:val="none" w:sz="0" w:space="0" w:color="auto"/>
              </w:divBdr>
            </w:div>
            <w:div w:id="1434058792">
              <w:marLeft w:val="0"/>
              <w:marRight w:val="0"/>
              <w:marTop w:val="0"/>
              <w:marBottom w:val="0"/>
              <w:divBdr>
                <w:top w:val="none" w:sz="0" w:space="0" w:color="auto"/>
                <w:left w:val="none" w:sz="0" w:space="0" w:color="auto"/>
                <w:bottom w:val="none" w:sz="0" w:space="0" w:color="auto"/>
                <w:right w:val="none" w:sz="0" w:space="0" w:color="auto"/>
              </w:divBdr>
            </w:div>
            <w:div w:id="1861770782">
              <w:marLeft w:val="0"/>
              <w:marRight w:val="0"/>
              <w:marTop w:val="0"/>
              <w:marBottom w:val="0"/>
              <w:divBdr>
                <w:top w:val="none" w:sz="0" w:space="0" w:color="auto"/>
                <w:left w:val="none" w:sz="0" w:space="0" w:color="auto"/>
                <w:bottom w:val="none" w:sz="0" w:space="0" w:color="auto"/>
                <w:right w:val="none" w:sz="0" w:space="0" w:color="auto"/>
              </w:divBdr>
            </w:div>
            <w:div w:id="207010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470757">
      <w:bodyDiv w:val="1"/>
      <w:marLeft w:val="0"/>
      <w:marRight w:val="0"/>
      <w:marTop w:val="0"/>
      <w:marBottom w:val="0"/>
      <w:divBdr>
        <w:top w:val="none" w:sz="0" w:space="0" w:color="auto"/>
        <w:left w:val="none" w:sz="0" w:space="0" w:color="auto"/>
        <w:bottom w:val="none" w:sz="0" w:space="0" w:color="auto"/>
        <w:right w:val="none" w:sz="0" w:space="0" w:color="auto"/>
      </w:divBdr>
    </w:div>
    <w:div w:id="1836988153">
      <w:bodyDiv w:val="1"/>
      <w:marLeft w:val="0"/>
      <w:marRight w:val="0"/>
      <w:marTop w:val="0"/>
      <w:marBottom w:val="0"/>
      <w:divBdr>
        <w:top w:val="none" w:sz="0" w:space="0" w:color="auto"/>
        <w:left w:val="none" w:sz="0" w:space="0" w:color="auto"/>
        <w:bottom w:val="none" w:sz="0" w:space="0" w:color="auto"/>
        <w:right w:val="none" w:sz="0" w:space="0" w:color="auto"/>
      </w:divBdr>
    </w:div>
    <w:div w:id="1861774570">
      <w:bodyDiv w:val="1"/>
      <w:marLeft w:val="0"/>
      <w:marRight w:val="0"/>
      <w:marTop w:val="0"/>
      <w:marBottom w:val="0"/>
      <w:divBdr>
        <w:top w:val="none" w:sz="0" w:space="0" w:color="auto"/>
        <w:left w:val="none" w:sz="0" w:space="0" w:color="auto"/>
        <w:bottom w:val="none" w:sz="0" w:space="0" w:color="auto"/>
        <w:right w:val="none" w:sz="0" w:space="0" w:color="auto"/>
      </w:divBdr>
      <w:divsChild>
        <w:div w:id="1025135491">
          <w:marLeft w:val="0"/>
          <w:marRight w:val="0"/>
          <w:marTop w:val="0"/>
          <w:marBottom w:val="0"/>
          <w:divBdr>
            <w:top w:val="none" w:sz="0" w:space="0" w:color="auto"/>
            <w:left w:val="none" w:sz="0" w:space="0" w:color="auto"/>
            <w:bottom w:val="none" w:sz="0" w:space="0" w:color="auto"/>
            <w:right w:val="none" w:sz="0" w:space="0" w:color="auto"/>
          </w:divBdr>
          <w:divsChild>
            <w:div w:id="414132983">
              <w:marLeft w:val="0"/>
              <w:marRight w:val="0"/>
              <w:marTop w:val="0"/>
              <w:marBottom w:val="0"/>
              <w:divBdr>
                <w:top w:val="none" w:sz="0" w:space="0" w:color="auto"/>
                <w:left w:val="none" w:sz="0" w:space="0" w:color="auto"/>
                <w:bottom w:val="none" w:sz="0" w:space="0" w:color="auto"/>
                <w:right w:val="none" w:sz="0" w:space="0" w:color="auto"/>
              </w:divBdr>
            </w:div>
            <w:div w:id="18219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6462">
      <w:bodyDiv w:val="1"/>
      <w:marLeft w:val="0"/>
      <w:marRight w:val="0"/>
      <w:marTop w:val="0"/>
      <w:marBottom w:val="0"/>
      <w:divBdr>
        <w:top w:val="none" w:sz="0" w:space="0" w:color="auto"/>
        <w:left w:val="none" w:sz="0" w:space="0" w:color="auto"/>
        <w:bottom w:val="none" w:sz="0" w:space="0" w:color="auto"/>
        <w:right w:val="none" w:sz="0" w:space="0" w:color="auto"/>
      </w:divBdr>
    </w:div>
    <w:div w:id="1866139495">
      <w:bodyDiv w:val="1"/>
      <w:marLeft w:val="0"/>
      <w:marRight w:val="0"/>
      <w:marTop w:val="0"/>
      <w:marBottom w:val="0"/>
      <w:divBdr>
        <w:top w:val="none" w:sz="0" w:space="0" w:color="auto"/>
        <w:left w:val="none" w:sz="0" w:space="0" w:color="auto"/>
        <w:bottom w:val="none" w:sz="0" w:space="0" w:color="auto"/>
        <w:right w:val="none" w:sz="0" w:space="0" w:color="auto"/>
      </w:divBdr>
    </w:div>
    <w:div w:id="1877622946">
      <w:bodyDiv w:val="1"/>
      <w:marLeft w:val="0"/>
      <w:marRight w:val="0"/>
      <w:marTop w:val="0"/>
      <w:marBottom w:val="0"/>
      <w:divBdr>
        <w:top w:val="none" w:sz="0" w:space="0" w:color="auto"/>
        <w:left w:val="none" w:sz="0" w:space="0" w:color="auto"/>
        <w:bottom w:val="none" w:sz="0" w:space="0" w:color="auto"/>
        <w:right w:val="none" w:sz="0" w:space="0" w:color="auto"/>
      </w:divBdr>
    </w:div>
    <w:div w:id="1895847712">
      <w:bodyDiv w:val="1"/>
      <w:marLeft w:val="0"/>
      <w:marRight w:val="0"/>
      <w:marTop w:val="0"/>
      <w:marBottom w:val="0"/>
      <w:divBdr>
        <w:top w:val="none" w:sz="0" w:space="0" w:color="auto"/>
        <w:left w:val="none" w:sz="0" w:space="0" w:color="auto"/>
        <w:bottom w:val="none" w:sz="0" w:space="0" w:color="auto"/>
        <w:right w:val="none" w:sz="0" w:space="0" w:color="auto"/>
      </w:divBdr>
      <w:divsChild>
        <w:div w:id="1218124344">
          <w:marLeft w:val="0"/>
          <w:marRight w:val="0"/>
          <w:marTop w:val="0"/>
          <w:marBottom w:val="0"/>
          <w:divBdr>
            <w:top w:val="none" w:sz="0" w:space="0" w:color="auto"/>
            <w:left w:val="none" w:sz="0" w:space="0" w:color="auto"/>
            <w:bottom w:val="none" w:sz="0" w:space="0" w:color="auto"/>
            <w:right w:val="none" w:sz="0" w:space="0" w:color="auto"/>
          </w:divBdr>
          <w:divsChild>
            <w:div w:id="887641256">
              <w:marLeft w:val="0"/>
              <w:marRight w:val="0"/>
              <w:marTop w:val="0"/>
              <w:marBottom w:val="0"/>
              <w:divBdr>
                <w:top w:val="none" w:sz="0" w:space="0" w:color="auto"/>
                <w:left w:val="none" w:sz="0" w:space="0" w:color="auto"/>
                <w:bottom w:val="none" w:sz="0" w:space="0" w:color="auto"/>
                <w:right w:val="none" w:sz="0" w:space="0" w:color="auto"/>
              </w:divBdr>
            </w:div>
            <w:div w:id="999694991">
              <w:marLeft w:val="0"/>
              <w:marRight w:val="0"/>
              <w:marTop w:val="0"/>
              <w:marBottom w:val="0"/>
              <w:divBdr>
                <w:top w:val="none" w:sz="0" w:space="0" w:color="auto"/>
                <w:left w:val="none" w:sz="0" w:space="0" w:color="auto"/>
                <w:bottom w:val="none" w:sz="0" w:space="0" w:color="auto"/>
                <w:right w:val="none" w:sz="0" w:space="0" w:color="auto"/>
              </w:divBdr>
            </w:div>
            <w:div w:id="108422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4659">
      <w:bodyDiv w:val="1"/>
      <w:marLeft w:val="0"/>
      <w:marRight w:val="0"/>
      <w:marTop w:val="0"/>
      <w:marBottom w:val="0"/>
      <w:divBdr>
        <w:top w:val="none" w:sz="0" w:space="0" w:color="auto"/>
        <w:left w:val="none" w:sz="0" w:space="0" w:color="auto"/>
        <w:bottom w:val="none" w:sz="0" w:space="0" w:color="auto"/>
        <w:right w:val="none" w:sz="0" w:space="0" w:color="auto"/>
      </w:divBdr>
      <w:divsChild>
        <w:div w:id="1151099223">
          <w:marLeft w:val="0"/>
          <w:marRight w:val="0"/>
          <w:marTop w:val="0"/>
          <w:marBottom w:val="0"/>
          <w:divBdr>
            <w:top w:val="none" w:sz="0" w:space="0" w:color="auto"/>
            <w:left w:val="none" w:sz="0" w:space="0" w:color="auto"/>
            <w:bottom w:val="none" w:sz="0" w:space="0" w:color="auto"/>
            <w:right w:val="none" w:sz="0" w:space="0" w:color="auto"/>
          </w:divBdr>
          <w:divsChild>
            <w:div w:id="3990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06368">
      <w:bodyDiv w:val="1"/>
      <w:marLeft w:val="0"/>
      <w:marRight w:val="0"/>
      <w:marTop w:val="0"/>
      <w:marBottom w:val="0"/>
      <w:divBdr>
        <w:top w:val="none" w:sz="0" w:space="0" w:color="auto"/>
        <w:left w:val="none" w:sz="0" w:space="0" w:color="auto"/>
        <w:bottom w:val="none" w:sz="0" w:space="0" w:color="auto"/>
        <w:right w:val="none" w:sz="0" w:space="0" w:color="auto"/>
      </w:divBdr>
      <w:divsChild>
        <w:div w:id="268391916">
          <w:marLeft w:val="0"/>
          <w:marRight w:val="0"/>
          <w:marTop w:val="0"/>
          <w:marBottom w:val="0"/>
          <w:divBdr>
            <w:top w:val="none" w:sz="0" w:space="0" w:color="auto"/>
            <w:left w:val="none" w:sz="0" w:space="0" w:color="auto"/>
            <w:bottom w:val="none" w:sz="0" w:space="0" w:color="auto"/>
            <w:right w:val="none" w:sz="0" w:space="0" w:color="auto"/>
          </w:divBdr>
          <w:divsChild>
            <w:div w:id="178353597">
              <w:marLeft w:val="0"/>
              <w:marRight w:val="0"/>
              <w:marTop w:val="0"/>
              <w:marBottom w:val="0"/>
              <w:divBdr>
                <w:top w:val="none" w:sz="0" w:space="0" w:color="auto"/>
                <w:left w:val="none" w:sz="0" w:space="0" w:color="auto"/>
                <w:bottom w:val="none" w:sz="0" w:space="0" w:color="auto"/>
                <w:right w:val="none" w:sz="0" w:space="0" w:color="auto"/>
              </w:divBdr>
              <w:divsChild>
                <w:div w:id="625622601">
                  <w:marLeft w:val="0"/>
                  <w:marRight w:val="0"/>
                  <w:marTop w:val="0"/>
                  <w:marBottom w:val="0"/>
                  <w:divBdr>
                    <w:top w:val="none" w:sz="0" w:space="0" w:color="auto"/>
                    <w:left w:val="none" w:sz="0" w:space="0" w:color="auto"/>
                    <w:bottom w:val="none" w:sz="0" w:space="0" w:color="auto"/>
                    <w:right w:val="none" w:sz="0" w:space="0" w:color="auto"/>
                  </w:divBdr>
                  <w:divsChild>
                    <w:div w:id="1025248454">
                      <w:marLeft w:val="0"/>
                      <w:marRight w:val="0"/>
                      <w:marTop w:val="0"/>
                      <w:marBottom w:val="0"/>
                      <w:divBdr>
                        <w:top w:val="none" w:sz="0" w:space="0" w:color="auto"/>
                        <w:left w:val="none" w:sz="0" w:space="0" w:color="auto"/>
                        <w:bottom w:val="none" w:sz="0" w:space="0" w:color="auto"/>
                        <w:right w:val="none" w:sz="0" w:space="0" w:color="auto"/>
                      </w:divBdr>
                      <w:divsChild>
                        <w:div w:id="659310161">
                          <w:marLeft w:val="0"/>
                          <w:marRight w:val="0"/>
                          <w:marTop w:val="0"/>
                          <w:marBottom w:val="0"/>
                          <w:divBdr>
                            <w:top w:val="none" w:sz="0" w:space="0" w:color="auto"/>
                            <w:left w:val="none" w:sz="0" w:space="0" w:color="auto"/>
                            <w:bottom w:val="none" w:sz="0" w:space="0" w:color="auto"/>
                            <w:right w:val="none" w:sz="0" w:space="0" w:color="auto"/>
                          </w:divBdr>
                          <w:divsChild>
                            <w:div w:id="130319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012283">
          <w:marLeft w:val="0"/>
          <w:marRight w:val="0"/>
          <w:marTop w:val="0"/>
          <w:marBottom w:val="0"/>
          <w:divBdr>
            <w:top w:val="none" w:sz="0" w:space="0" w:color="auto"/>
            <w:left w:val="none" w:sz="0" w:space="0" w:color="auto"/>
            <w:bottom w:val="none" w:sz="0" w:space="0" w:color="auto"/>
            <w:right w:val="none" w:sz="0" w:space="0" w:color="auto"/>
          </w:divBdr>
          <w:divsChild>
            <w:div w:id="66023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70467">
      <w:bodyDiv w:val="1"/>
      <w:marLeft w:val="0"/>
      <w:marRight w:val="0"/>
      <w:marTop w:val="0"/>
      <w:marBottom w:val="0"/>
      <w:divBdr>
        <w:top w:val="none" w:sz="0" w:space="0" w:color="auto"/>
        <w:left w:val="none" w:sz="0" w:space="0" w:color="auto"/>
        <w:bottom w:val="none" w:sz="0" w:space="0" w:color="auto"/>
        <w:right w:val="none" w:sz="0" w:space="0" w:color="auto"/>
      </w:divBdr>
    </w:div>
    <w:div w:id="1935161140">
      <w:bodyDiv w:val="1"/>
      <w:marLeft w:val="0"/>
      <w:marRight w:val="0"/>
      <w:marTop w:val="0"/>
      <w:marBottom w:val="0"/>
      <w:divBdr>
        <w:top w:val="none" w:sz="0" w:space="0" w:color="auto"/>
        <w:left w:val="none" w:sz="0" w:space="0" w:color="auto"/>
        <w:bottom w:val="none" w:sz="0" w:space="0" w:color="auto"/>
        <w:right w:val="none" w:sz="0" w:space="0" w:color="auto"/>
      </w:divBdr>
      <w:divsChild>
        <w:div w:id="629825963">
          <w:marLeft w:val="0"/>
          <w:marRight w:val="0"/>
          <w:marTop w:val="0"/>
          <w:marBottom w:val="0"/>
          <w:divBdr>
            <w:top w:val="none" w:sz="0" w:space="0" w:color="auto"/>
            <w:left w:val="none" w:sz="0" w:space="0" w:color="auto"/>
            <w:bottom w:val="none" w:sz="0" w:space="0" w:color="auto"/>
            <w:right w:val="none" w:sz="0" w:space="0" w:color="auto"/>
          </w:divBdr>
          <w:divsChild>
            <w:div w:id="99098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14791">
      <w:bodyDiv w:val="1"/>
      <w:marLeft w:val="0"/>
      <w:marRight w:val="0"/>
      <w:marTop w:val="0"/>
      <w:marBottom w:val="0"/>
      <w:divBdr>
        <w:top w:val="none" w:sz="0" w:space="0" w:color="auto"/>
        <w:left w:val="none" w:sz="0" w:space="0" w:color="auto"/>
        <w:bottom w:val="none" w:sz="0" w:space="0" w:color="auto"/>
        <w:right w:val="none" w:sz="0" w:space="0" w:color="auto"/>
      </w:divBdr>
    </w:div>
    <w:div w:id="1966353364">
      <w:bodyDiv w:val="1"/>
      <w:marLeft w:val="0"/>
      <w:marRight w:val="0"/>
      <w:marTop w:val="0"/>
      <w:marBottom w:val="0"/>
      <w:divBdr>
        <w:top w:val="none" w:sz="0" w:space="0" w:color="auto"/>
        <w:left w:val="none" w:sz="0" w:space="0" w:color="auto"/>
        <w:bottom w:val="none" w:sz="0" w:space="0" w:color="auto"/>
        <w:right w:val="none" w:sz="0" w:space="0" w:color="auto"/>
      </w:divBdr>
      <w:divsChild>
        <w:div w:id="430590414">
          <w:marLeft w:val="0"/>
          <w:marRight w:val="0"/>
          <w:marTop w:val="0"/>
          <w:marBottom w:val="0"/>
          <w:divBdr>
            <w:top w:val="none" w:sz="0" w:space="0" w:color="auto"/>
            <w:left w:val="none" w:sz="0" w:space="0" w:color="auto"/>
            <w:bottom w:val="none" w:sz="0" w:space="0" w:color="auto"/>
            <w:right w:val="none" w:sz="0" w:space="0" w:color="auto"/>
          </w:divBdr>
          <w:divsChild>
            <w:div w:id="19362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0183">
      <w:bodyDiv w:val="1"/>
      <w:marLeft w:val="0"/>
      <w:marRight w:val="0"/>
      <w:marTop w:val="0"/>
      <w:marBottom w:val="0"/>
      <w:divBdr>
        <w:top w:val="none" w:sz="0" w:space="0" w:color="auto"/>
        <w:left w:val="none" w:sz="0" w:space="0" w:color="auto"/>
        <w:bottom w:val="none" w:sz="0" w:space="0" w:color="auto"/>
        <w:right w:val="none" w:sz="0" w:space="0" w:color="auto"/>
      </w:divBdr>
    </w:div>
    <w:div w:id="1972710727">
      <w:bodyDiv w:val="1"/>
      <w:marLeft w:val="0"/>
      <w:marRight w:val="0"/>
      <w:marTop w:val="0"/>
      <w:marBottom w:val="0"/>
      <w:divBdr>
        <w:top w:val="none" w:sz="0" w:space="0" w:color="auto"/>
        <w:left w:val="none" w:sz="0" w:space="0" w:color="auto"/>
        <w:bottom w:val="none" w:sz="0" w:space="0" w:color="auto"/>
        <w:right w:val="none" w:sz="0" w:space="0" w:color="auto"/>
      </w:divBdr>
      <w:divsChild>
        <w:div w:id="1168985693">
          <w:marLeft w:val="0"/>
          <w:marRight w:val="0"/>
          <w:marTop w:val="0"/>
          <w:marBottom w:val="0"/>
          <w:divBdr>
            <w:top w:val="none" w:sz="0" w:space="0" w:color="auto"/>
            <w:left w:val="none" w:sz="0" w:space="0" w:color="auto"/>
            <w:bottom w:val="none" w:sz="0" w:space="0" w:color="auto"/>
            <w:right w:val="none" w:sz="0" w:space="0" w:color="auto"/>
          </w:divBdr>
          <w:divsChild>
            <w:div w:id="570697999">
              <w:marLeft w:val="0"/>
              <w:marRight w:val="0"/>
              <w:marTop w:val="0"/>
              <w:marBottom w:val="0"/>
              <w:divBdr>
                <w:top w:val="none" w:sz="0" w:space="0" w:color="auto"/>
                <w:left w:val="none" w:sz="0" w:space="0" w:color="auto"/>
                <w:bottom w:val="none" w:sz="0" w:space="0" w:color="auto"/>
                <w:right w:val="none" w:sz="0" w:space="0" w:color="auto"/>
              </w:divBdr>
            </w:div>
          </w:divsChild>
        </w:div>
        <w:div w:id="1303926446">
          <w:marLeft w:val="0"/>
          <w:marRight w:val="0"/>
          <w:marTop w:val="0"/>
          <w:marBottom w:val="0"/>
          <w:divBdr>
            <w:top w:val="none" w:sz="0" w:space="0" w:color="auto"/>
            <w:left w:val="none" w:sz="0" w:space="0" w:color="auto"/>
            <w:bottom w:val="none" w:sz="0" w:space="0" w:color="auto"/>
            <w:right w:val="none" w:sz="0" w:space="0" w:color="auto"/>
          </w:divBdr>
          <w:divsChild>
            <w:div w:id="1194997606">
              <w:marLeft w:val="0"/>
              <w:marRight w:val="0"/>
              <w:marTop w:val="0"/>
              <w:marBottom w:val="0"/>
              <w:divBdr>
                <w:top w:val="none" w:sz="0" w:space="0" w:color="auto"/>
                <w:left w:val="none" w:sz="0" w:space="0" w:color="auto"/>
                <w:bottom w:val="none" w:sz="0" w:space="0" w:color="auto"/>
                <w:right w:val="none" w:sz="0" w:space="0" w:color="auto"/>
              </w:divBdr>
              <w:divsChild>
                <w:div w:id="985470339">
                  <w:marLeft w:val="0"/>
                  <w:marRight w:val="0"/>
                  <w:marTop w:val="0"/>
                  <w:marBottom w:val="0"/>
                  <w:divBdr>
                    <w:top w:val="none" w:sz="0" w:space="0" w:color="auto"/>
                    <w:left w:val="none" w:sz="0" w:space="0" w:color="auto"/>
                    <w:bottom w:val="none" w:sz="0" w:space="0" w:color="auto"/>
                    <w:right w:val="none" w:sz="0" w:space="0" w:color="auto"/>
                  </w:divBdr>
                  <w:divsChild>
                    <w:div w:id="1772387989">
                      <w:marLeft w:val="0"/>
                      <w:marRight w:val="0"/>
                      <w:marTop w:val="0"/>
                      <w:marBottom w:val="0"/>
                      <w:divBdr>
                        <w:top w:val="none" w:sz="0" w:space="0" w:color="auto"/>
                        <w:left w:val="none" w:sz="0" w:space="0" w:color="auto"/>
                        <w:bottom w:val="none" w:sz="0" w:space="0" w:color="auto"/>
                        <w:right w:val="none" w:sz="0" w:space="0" w:color="auto"/>
                      </w:divBdr>
                      <w:divsChild>
                        <w:div w:id="835727336">
                          <w:marLeft w:val="0"/>
                          <w:marRight w:val="0"/>
                          <w:marTop w:val="0"/>
                          <w:marBottom w:val="0"/>
                          <w:divBdr>
                            <w:top w:val="none" w:sz="0" w:space="0" w:color="auto"/>
                            <w:left w:val="none" w:sz="0" w:space="0" w:color="auto"/>
                            <w:bottom w:val="none" w:sz="0" w:space="0" w:color="auto"/>
                            <w:right w:val="none" w:sz="0" w:space="0" w:color="auto"/>
                          </w:divBdr>
                          <w:divsChild>
                            <w:div w:id="156594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714299">
      <w:bodyDiv w:val="1"/>
      <w:marLeft w:val="0"/>
      <w:marRight w:val="0"/>
      <w:marTop w:val="0"/>
      <w:marBottom w:val="0"/>
      <w:divBdr>
        <w:top w:val="none" w:sz="0" w:space="0" w:color="auto"/>
        <w:left w:val="none" w:sz="0" w:space="0" w:color="auto"/>
        <w:bottom w:val="none" w:sz="0" w:space="0" w:color="auto"/>
        <w:right w:val="none" w:sz="0" w:space="0" w:color="auto"/>
      </w:divBdr>
      <w:divsChild>
        <w:div w:id="1321545341">
          <w:marLeft w:val="0"/>
          <w:marRight w:val="0"/>
          <w:marTop w:val="0"/>
          <w:marBottom w:val="0"/>
          <w:divBdr>
            <w:top w:val="none" w:sz="0" w:space="0" w:color="auto"/>
            <w:left w:val="none" w:sz="0" w:space="0" w:color="auto"/>
            <w:bottom w:val="none" w:sz="0" w:space="0" w:color="auto"/>
            <w:right w:val="none" w:sz="0" w:space="0" w:color="auto"/>
          </w:divBdr>
          <w:divsChild>
            <w:div w:id="15987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08762">
      <w:bodyDiv w:val="1"/>
      <w:marLeft w:val="0"/>
      <w:marRight w:val="0"/>
      <w:marTop w:val="0"/>
      <w:marBottom w:val="0"/>
      <w:divBdr>
        <w:top w:val="none" w:sz="0" w:space="0" w:color="auto"/>
        <w:left w:val="none" w:sz="0" w:space="0" w:color="auto"/>
        <w:bottom w:val="none" w:sz="0" w:space="0" w:color="auto"/>
        <w:right w:val="none" w:sz="0" w:space="0" w:color="auto"/>
      </w:divBdr>
      <w:divsChild>
        <w:div w:id="799154552">
          <w:marLeft w:val="0"/>
          <w:marRight w:val="0"/>
          <w:marTop w:val="0"/>
          <w:marBottom w:val="0"/>
          <w:divBdr>
            <w:top w:val="none" w:sz="0" w:space="0" w:color="auto"/>
            <w:left w:val="none" w:sz="0" w:space="0" w:color="auto"/>
            <w:bottom w:val="none" w:sz="0" w:space="0" w:color="auto"/>
            <w:right w:val="none" w:sz="0" w:space="0" w:color="auto"/>
          </w:divBdr>
          <w:divsChild>
            <w:div w:id="103507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69086">
      <w:bodyDiv w:val="1"/>
      <w:marLeft w:val="0"/>
      <w:marRight w:val="0"/>
      <w:marTop w:val="0"/>
      <w:marBottom w:val="0"/>
      <w:divBdr>
        <w:top w:val="none" w:sz="0" w:space="0" w:color="auto"/>
        <w:left w:val="none" w:sz="0" w:space="0" w:color="auto"/>
        <w:bottom w:val="none" w:sz="0" w:space="0" w:color="auto"/>
        <w:right w:val="none" w:sz="0" w:space="0" w:color="auto"/>
      </w:divBdr>
    </w:div>
    <w:div w:id="2041003787">
      <w:bodyDiv w:val="1"/>
      <w:marLeft w:val="0"/>
      <w:marRight w:val="0"/>
      <w:marTop w:val="0"/>
      <w:marBottom w:val="0"/>
      <w:divBdr>
        <w:top w:val="none" w:sz="0" w:space="0" w:color="auto"/>
        <w:left w:val="none" w:sz="0" w:space="0" w:color="auto"/>
        <w:bottom w:val="none" w:sz="0" w:space="0" w:color="auto"/>
        <w:right w:val="none" w:sz="0" w:space="0" w:color="auto"/>
      </w:divBdr>
    </w:div>
    <w:div w:id="2070836024">
      <w:bodyDiv w:val="1"/>
      <w:marLeft w:val="0"/>
      <w:marRight w:val="0"/>
      <w:marTop w:val="0"/>
      <w:marBottom w:val="0"/>
      <w:divBdr>
        <w:top w:val="none" w:sz="0" w:space="0" w:color="auto"/>
        <w:left w:val="none" w:sz="0" w:space="0" w:color="auto"/>
        <w:bottom w:val="none" w:sz="0" w:space="0" w:color="auto"/>
        <w:right w:val="none" w:sz="0" w:space="0" w:color="auto"/>
      </w:divBdr>
    </w:div>
    <w:div w:id="2073379697">
      <w:bodyDiv w:val="1"/>
      <w:marLeft w:val="0"/>
      <w:marRight w:val="0"/>
      <w:marTop w:val="0"/>
      <w:marBottom w:val="0"/>
      <w:divBdr>
        <w:top w:val="none" w:sz="0" w:space="0" w:color="auto"/>
        <w:left w:val="none" w:sz="0" w:space="0" w:color="auto"/>
        <w:bottom w:val="none" w:sz="0" w:space="0" w:color="auto"/>
        <w:right w:val="none" w:sz="0" w:space="0" w:color="auto"/>
      </w:divBdr>
    </w:div>
    <w:div w:id="2079355794">
      <w:bodyDiv w:val="1"/>
      <w:marLeft w:val="0"/>
      <w:marRight w:val="0"/>
      <w:marTop w:val="0"/>
      <w:marBottom w:val="0"/>
      <w:divBdr>
        <w:top w:val="none" w:sz="0" w:space="0" w:color="auto"/>
        <w:left w:val="none" w:sz="0" w:space="0" w:color="auto"/>
        <w:bottom w:val="none" w:sz="0" w:space="0" w:color="auto"/>
        <w:right w:val="none" w:sz="0" w:space="0" w:color="auto"/>
      </w:divBdr>
      <w:divsChild>
        <w:div w:id="1855150920">
          <w:marLeft w:val="0"/>
          <w:marRight w:val="0"/>
          <w:marTop w:val="0"/>
          <w:marBottom w:val="0"/>
          <w:divBdr>
            <w:top w:val="none" w:sz="0" w:space="0" w:color="auto"/>
            <w:left w:val="none" w:sz="0" w:space="0" w:color="auto"/>
            <w:bottom w:val="none" w:sz="0" w:space="0" w:color="auto"/>
            <w:right w:val="none" w:sz="0" w:space="0" w:color="auto"/>
          </w:divBdr>
          <w:divsChild>
            <w:div w:id="18822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0964">
      <w:bodyDiv w:val="1"/>
      <w:marLeft w:val="0"/>
      <w:marRight w:val="0"/>
      <w:marTop w:val="0"/>
      <w:marBottom w:val="0"/>
      <w:divBdr>
        <w:top w:val="none" w:sz="0" w:space="0" w:color="auto"/>
        <w:left w:val="none" w:sz="0" w:space="0" w:color="auto"/>
        <w:bottom w:val="none" w:sz="0" w:space="0" w:color="auto"/>
        <w:right w:val="none" w:sz="0" w:space="0" w:color="auto"/>
      </w:divBdr>
    </w:div>
    <w:div w:id="2097284153">
      <w:bodyDiv w:val="1"/>
      <w:marLeft w:val="0"/>
      <w:marRight w:val="0"/>
      <w:marTop w:val="0"/>
      <w:marBottom w:val="0"/>
      <w:divBdr>
        <w:top w:val="none" w:sz="0" w:space="0" w:color="auto"/>
        <w:left w:val="none" w:sz="0" w:space="0" w:color="auto"/>
        <w:bottom w:val="none" w:sz="0" w:space="0" w:color="auto"/>
        <w:right w:val="none" w:sz="0" w:space="0" w:color="auto"/>
      </w:divBdr>
      <w:divsChild>
        <w:div w:id="1254246004">
          <w:marLeft w:val="0"/>
          <w:marRight w:val="0"/>
          <w:marTop w:val="0"/>
          <w:marBottom w:val="0"/>
          <w:divBdr>
            <w:top w:val="none" w:sz="0" w:space="0" w:color="auto"/>
            <w:left w:val="none" w:sz="0" w:space="0" w:color="auto"/>
            <w:bottom w:val="none" w:sz="0" w:space="0" w:color="auto"/>
            <w:right w:val="none" w:sz="0" w:space="0" w:color="auto"/>
          </w:divBdr>
          <w:divsChild>
            <w:div w:id="277563303">
              <w:marLeft w:val="0"/>
              <w:marRight w:val="0"/>
              <w:marTop w:val="0"/>
              <w:marBottom w:val="0"/>
              <w:divBdr>
                <w:top w:val="none" w:sz="0" w:space="0" w:color="auto"/>
                <w:left w:val="none" w:sz="0" w:space="0" w:color="auto"/>
                <w:bottom w:val="none" w:sz="0" w:space="0" w:color="auto"/>
                <w:right w:val="none" w:sz="0" w:space="0" w:color="auto"/>
              </w:divBdr>
            </w:div>
            <w:div w:id="439641749">
              <w:marLeft w:val="0"/>
              <w:marRight w:val="0"/>
              <w:marTop w:val="0"/>
              <w:marBottom w:val="0"/>
              <w:divBdr>
                <w:top w:val="none" w:sz="0" w:space="0" w:color="auto"/>
                <w:left w:val="none" w:sz="0" w:space="0" w:color="auto"/>
                <w:bottom w:val="none" w:sz="0" w:space="0" w:color="auto"/>
                <w:right w:val="none" w:sz="0" w:space="0" w:color="auto"/>
              </w:divBdr>
            </w:div>
            <w:div w:id="608510434">
              <w:marLeft w:val="0"/>
              <w:marRight w:val="0"/>
              <w:marTop w:val="0"/>
              <w:marBottom w:val="0"/>
              <w:divBdr>
                <w:top w:val="none" w:sz="0" w:space="0" w:color="auto"/>
                <w:left w:val="none" w:sz="0" w:space="0" w:color="auto"/>
                <w:bottom w:val="none" w:sz="0" w:space="0" w:color="auto"/>
                <w:right w:val="none" w:sz="0" w:space="0" w:color="auto"/>
              </w:divBdr>
            </w:div>
            <w:div w:id="1450081606">
              <w:marLeft w:val="0"/>
              <w:marRight w:val="0"/>
              <w:marTop w:val="0"/>
              <w:marBottom w:val="0"/>
              <w:divBdr>
                <w:top w:val="none" w:sz="0" w:space="0" w:color="auto"/>
                <w:left w:val="none" w:sz="0" w:space="0" w:color="auto"/>
                <w:bottom w:val="none" w:sz="0" w:space="0" w:color="auto"/>
                <w:right w:val="none" w:sz="0" w:space="0" w:color="auto"/>
              </w:divBdr>
            </w:div>
            <w:div w:id="1575817699">
              <w:marLeft w:val="0"/>
              <w:marRight w:val="0"/>
              <w:marTop w:val="0"/>
              <w:marBottom w:val="0"/>
              <w:divBdr>
                <w:top w:val="none" w:sz="0" w:space="0" w:color="auto"/>
                <w:left w:val="none" w:sz="0" w:space="0" w:color="auto"/>
                <w:bottom w:val="none" w:sz="0" w:space="0" w:color="auto"/>
                <w:right w:val="none" w:sz="0" w:space="0" w:color="auto"/>
              </w:divBdr>
            </w:div>
            <w:div w:id="180538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1832">
      <w:bodyDiv w:val="1"/>
      <w:marLeft w:val="0"/>
      <w:marRight w:val="0"/>
      <w:marTop w:val="0"/>
      <w:marBottom w:val="0"/>
      <w:divBdr>
        <w:top w:val="none" w:sz="0" w:space="0" w:color="auto"/>
        <w:left w:val="none" w:sz="0" w:space="0" w:color="auto"/>
        <w:bottom w:val="none" w:sz="0" w:space="0" w:color="auto"/>
        <w:right w:val="none" w:sz="0" w:space="0" w:color="auto"/>
      </w:divBdr>
    </w:div>
    <w:div w:id="2142527936">
      <w:bodyDiv w:val="1"/>
      <w:marLeft w:val="0"/>
      <w:marRight w:val="0"/>
      <w:marTop w:val="0"/>
      <w:marBottom w:val="0"/>
      <w:divBdr>
        <w:top w:val="none" w:sz="0" w:space="0" w:color="auto"/>
        <w:left w:val="none" w:sz="0" w:space="0" w:color="auto"/>
        <w:bottom w:val="none" w:sz="0" w:space="0" w:color="auto"/>
        <w:right w:val="none" w:sz="0" w:space="0" w:color="auto"/>
      </w:divBdr>
    </w:div>
    <w:div w:id="214357050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yperlink" Target="https://www.scribbr.com/statistics/anova-in-r/"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reneshbedre.com/blog/anova.html" TargetMode="External"/><Relationship Id="rId10" Type="http://schemas.openxmlformats.org/officeDocument/2006/relationships/endnotes" Target="endnotes.xml"/><Relationship Id="rId19" Type="http://schemas.openxmlformats.org/officeDocument/2006/relationships/image" Target="media/image4.sv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ocr.ucla.edu/Applets.dir/F_Table.html"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1e90ab8-9e7d-4b67-ba12-d147179b02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597AE72EEA79B74DA5C86E3CA8C98E55" ma:contentTypeVersion="9" ma:contentTypeDescription="Tạo tài liệu mới." ma:contentTypeScope="" ma:versionID="7d5f22623ec933ffbb7bc70038c8daae">
  <xsd:schema xmlns:xsd="http://www.w3.org/2001/XMLSchema" xmlns:xs="http://www.w3.org/2001/XMLSchema" xmlns:p="http://schemas.microsoft.com/office/2006/metadata/properties" xmlns:ns3="81e90ab8-9e7d-4b67-ba12-d147179b0223" xmlns:ns4="86b2c21e-bc8a-47d8-90cc-43181eba94ed" targetNamespace="http://schemas.microsoft.com/office/2006/metadata/properties" ma:root="true" ma:fieldsID="df87d8de6be6a055516c8ca80434e0f1" ns3:_="" ns4:_="">
    <xsd:import namespace="81e90ab8-9e7d-4b67-ba12-d147179b0223"/>
    <xsd:import namespace="86b2c21e-bc8a-47d8-90cc-43181eba94e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e90ab8-9e7d-4b67-ba12-d147179b02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b2c21e-bc8a-47d8-90cc-43181eba94ed"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SharingHintHash" ma:index="14"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NĐT23</b:Tag>
    <b:SourceType>Book</b:SourceType>
    <b:Guid>{8C6456AE-7A67-4F6F-B735-16CC15FE84B0}</b:Guid>
    <b:Author>
      <b:Author>
        <b:NameList>
          <b:Person>
            <b:Last>N.Đ.Thuân</b:Last>
          </b:Person>
        </b:NameList>
      </b:Author>
    </b:Author>
    <b:Title>Chapter 7: Statistical Inference”.page 36, Business data analysis</b:Title>
    <b:Year>2023</b:Year>
    <b:RefOrder>1</b:RefOrder>
  </b:Source>
  <b:Source>
    <b:Tag>NMN23</b:Tag>
    <b:SourceType>Book</b:SourceType>
    <b:Guid>{DA1E909F-1430-40C9-A9B6-40F79135B326}</b:Guid>
    <b:Author>
      <b:Author>
        <b:NameList>
          <b:Person>
            <b:Last>N.M.Nhut</b:Last>
          </b:Person>
        </b:NameList>
      </b:Author>
    </b:Author>
    <b:Title>LAB02. INFERENTIAL STATISTICS”.page 9, IS403 – Business data analysis, UIT</b:Title>
    <b:Year>2023.</b:Year>
    <b:RefOrder>2</b:RefOrder>
  </b:Source>
  <b:Source>
    <b:Tag>NMN231</b:Tag>
    <b:SourceType>Book</b:SourceType>
    <b:Guid>{71D5399D-0FA8-44F8-9ABA-51FC66ADC024}</b:Guid>
    <b:Author>
      <b:Author>
        <b:NameList>
          <b:Person>
            <b:Last>N.M.Nhut</b:Last>
          </b:Person>
        </b:NameList>
      </b:Author>
    </b:Author>
    <b:Title>LAB02. INFERENTIAL STATISTICS”.page 12-17, IS403 – Business data analysis, UIT</b:Title>
    <b:Year>2023</b:Year>
    <b:RefOrder>3</b:RefOrder>
  </b:Source>
  <b:Source>
    <b:Tag>Sha22</b:Tag>
    <b:SourceType>InternetSite</b:SourceType>
    <b:Guid>{1ED5AC0A-F0CD-44C9-A6B4-5A27A7E04988}</b:Guid>
    <b:Year>2022</b:Year>
    <b:Author>
      <b:Author>
        <b:NameList>
          <b:Person>
            <b:Last>Turney</b:Last>
            <b:First>Shaun</b:First>
          </b:Person>
        </b:NameList>
      </b:Author>
    </b:Author>
    <b:Month>May</b:Month>
    <b:Day>23</b:Day>
    <b:URL>https://www.scribbr.com/statistics/chi-square-tests/</b:URL>
    <b:RefOrder>4</b:RefOrder>
  </b:Source>
  <b:Source>
    <b:Tag>Pur18</b:Tag>
    <b:SourceType>DocumentFromInternetSite</b:SourceType>
    <b:Guid>{646ED27B-966B-44BB-A09A-4DDBC41C4F51}</b:Guid>
    <b:Title>https://www.purdue.edu/</b:Title>
    <b:Year>2018</b:Year>
    <b:URL>https://www.stat.purdue.edu/~lingsong/teaching/2018fall/</b:URL>
    <b:Author>
      <b:Author>
        <b:NameList>
          <b:Person>
            <b:Last>University</b:Last>
            <b:First>Purdue</b:First>
          </b:Person>
        </b:NameList>
      </b:Author>
    </b:Author>
    <b:RefOrder>5</b:RefOrder>
  </b:Source>
</b:Sources>
</file>

<file path=customXml/itemProps1.xml><?xml version="1.0" encoding="utf-8"?>
<ds:datastoreItem xmlns:ds="http://schemas.openxmlformats.org/officeDocument/2006/customXml" ds:itemID="{1AA8F2CF-6B30-4B5A-9868-C71805D5C88A}">
  <ds:schemaRefs>
    <ds:schemaRef ds:uri="http://purl.org/dc/dcmitype/"/>
    <ds:schemaRef ds:uri="http://purl.org/dc/elements/1.1/"/>
    <ds:schemaRef ds:uri="http://schemas.microsoft.com/office/infopath/2007/PartnerControls"/>
    <ds:schemaRef ds:uri="http://schemas.microsoft.com/office/2006/documentManagement/types"/>
    <ds:schemaRef ds:uri="http://schemas.microsoft.com/office/2006/metadata/properties"/>
    <ds:schemaRef ds:uri="http://purl.org/dc/terms/"/>
    <ds:schemaRef ds:uri="81e90ab8-9e7d-4b67-ba12-d147179b0223"/>
    <ds:schemaRef ds:uri="http://schemas.openxmlformats.org/package/2006/metadata/core-properties"/>
    <ds:schemaRef ds:uri="86b2c21e-bc8a-47d8-90cc-43181eba94ed"/>
    <ds:schemaRef ds:uri="http://www.w3.org/XML/1998/namespace"/>
  </ds:schemaRefs>
</ds:datastoreItem>
</file>

<file path=customXml/itemProps2.xml><?xml version="1.0" encoding="utf-8"?>
<ds:datastoreItem xmlns:ds="http://schemas.openxmlformats.org/officeDocument/2006/customXml" ds:itemID="{446D331B-0D4A-4E4D-9F41-E97CE23D8F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e90ab8-9e7d-4b67-ba12-d147179b0223"/>
    <ds:schemaRef ds:uri="86b2c21e-bc8a-47d8-90cc-43181eba9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A99DC9-7AAF-4382-B1BD-36154E47976E}">
  <ds:schemaRefs>
    <ds:schemaRef ds:uri="http://schemas.microsoft.com/sharepoint/v3/contenttype/forms"/>
  </ds:schemaRefs>
</ds:datastoreItem>
</file>

<file path=customXml/itemProps4.xml><?xml version="1.0" encoding="utf-8"?>
<ds:datastoreItem xmlns:ds="http://schemas.openxmlformats.org/officeDocument/2006/customXml" ds:itemID="{B75B92E2-2CA0-FC4F-8AE2-DD165B289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3061</Words>
  <Characters>17452</Characters>
  <Application>Microsoft Office Word</Application>
  <DocSecurity>0</DocSecurity>
  <Lines>145</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20473</CharactersWithSpaces>
  <SharedDoc>false</SharedDoc>
  <HLinks>
    <vt:vector size="228" baseType="variant">
      <vt:variant>
        <vt:i4>2293813</vt:i4>
      </vt:variant>
      <vt:variant>
        <vt:i4>261</vt:i4>
      </vt:variant>
      <vt:variant>
        <vt:i4>0</vt:i4>
      </vt:variant>
      <vt:variant>
        <vt:i4>5</vt:i4>
      </vt:variant>
      <vt:variant>
        <vt:lpwstr>https://www.scribbr.com/statistics/anova-in-r/</vt:lpwstr>
      </vt:variant>
      <vt:variant>
        <vt:lpwstr/>
      </vt:variant>
      <vt:variant>
        <vt:i4>3670050</vt:i4>
      </vt:variant>
      <vt:variant>
        <vt:i4>258</vt:i4>
      </vt:variant>
      <vt:variant>
        <vt:i4>0</vt:i4>
      </vt:variant>
      <vt:variant>
        <vt:i4>5</vt:i4>
      </vt:variant>
      <vt:variant>
        <vt:lpwstr>https://www.reneshbedre.com/blog/anova.html</vt:lpwstr>
      </vt:variant>
      <vt:variant>
        <vt:lpwstr/>
      </vt:variant>
      <vt:variant>
        <vt:i4>393312</vt:i4>
      </vt:variant>
      <vt:variant>
        <vt:i4>255</vt:i4>
      </vt:variant>
      <vt:variant>
        <vt:i4>0</vt:i4>
      </vt:variant>
      <vt:variant>
        <vt:i4>5</vt:i4>
      </vt:variant>
      <vt:variant>
        <vt:lpwstr>http://socr.ucla.edu/Applets.dir/F_Table.html</vt:lpwstr>
      </vt:variant>
      <vt:variant>
        <vt:lpwstr/>
      </vt:variant>
      <vt:variant>
        <vt:i4>2031673</vt:i4>
      </vt:variant>
      <vt:variant>
        <vt:i4>209</vt:i4>
      </vt:variant>
      <vt:variant>
        <vt:i4>0</vt:i4>
      </vt:variant>
      <vt:variant>
        <vt:i4>5</vt:i4>
      </vt:variant>
      <vt:variant>
        <vt:lpwstr/>
      </vt:variant>
      <vt:variant>
        <vt:lpwstr>_Toc162038966</vt:lpwstr>
      </vt:variant>
      <vt:variant>
        <vt:i4>2031673</vt:i4>
      </vt:variant>
      <vt:variant>
        <vt:i4>203</vt:i4>
      </vt:variant>
      <vt:variant>
        <vt:i4>0</vt:i4>
      </vt:variant>
      <vt:variant>
        <vt:i4>5</vt:i4>
      </vt:variant>
      <vt:variant>
        <vt:lpwstr/>
      </vt:variant>
      <vt:variant>
        <vt:lpwstr>_Toc162038965</vt:lpwstr>
      </vt:variant>
      <vt:variant>
        <vt:i4>2031673</vt:i4>
      </vt:variant>
      <vt:variant>
        <vt:i4>197</vt:i4>
      </vt:variant>
      <vt:variant>
        <vt:i4>0</vt:i4>
      </vt:variant>
      <vt:variant>
        <vt:i4>5</vt:i4>
      </vt:variant>
      <vt:variant>
        <vt:lpwstr/>
      </vt:variant>
      <vt:variant>
        <vt:lpwstr>_Toc162038964</vt:lpwstr>
      </vt:variant>
      <vt:variant>
        <vt:i4>2031673</vt:i4>
      </vt:variant>
      <vt:variant>
        <vt:i4>191</vt:i4>
      </vt:variant>
      <vt:variant>
        <vt:i4>0</vt:i4>
      </vt:variant>
      <vt:variant>
        <vt:i4>5</vt:i4>
      </vt:variant>
      <vt:variant>
        <vt:lpwstr/>
      </vt:variant>
      <vt:variant>
        <vt:lpwstr>_Toc162038963</vt:lpwstr>
      </vt:variant>
      <vt:variant>
        <vt:i4>2031673</vt:i4>
      </vt:variant>
      <vt:variant>
        <vt:i4>185</vt:i4>
      </vt:variant>
      <vt:variant>
        <vt:i4>0</vt:i4>
      </vt:variant>
      <vt:variant>
        <vt:i4>5</vt:i4>
      </vt:variant>
      <vt:variant>
        <vt:lpwstr/>
      </vt:variant>
      <vt:variant>
        <vt:lpwstr>_Toc162038962</vt:lpwstr>
      </vt:variant>
      <vt:variant>
        <vt:i4>2031673</vt:i4>
      </vt:variant>
      <vt:variant>
        <vt:i4>179</vt:i4>
      </vt:variant>
      <vt:variant>
        <vt:i4>0</vt:i4>
      </vt:variant>
      <vt:variant>
        <vt:i4>5</vt:i4>
      </vt:variant>
      <vt:variant>
        <vt:lpwstr/>
      </vt:variant>
      <vt:variant>
        <vt:lpwstr>_Toc162038961</vt:lpwstr>
      </vt:variant>
      <vt:variant>
        <vt:i4>2031673</vt:i4>
      </vt:variant>
      <vt:variant>
        <vt:i4>173</vt:i4>
      </vt:variant>
      <vt:variant>
        <vt:i4>0</vt:i4>
      </vt:variant>
      <vt:variant>
        <vt:i4>5</vt:i4>
      </vt:variant>
      <vt:variant>
        <vt:lpwstr/>
      </vt:variant>
      <vt:variant>
        <vt:lpwstr>_Toc162038960</vt:lpwstr>
      </vt:variant>
      <vt:variant>
        <vt:i4>1835065</vt:i4>
      </vt:variant>
      <vt:variant>
        <vt:i4>167</vt:i4>
      </vt:variant>
      <vt:variant>
        <vt:i4>0</vt:i4>
      </vt:variant>
      <vt:variant>
        <vt:i4>5</vt:i4>
      </vt:variant>
      <vt:variant>
        <vt:lpwstr/>
      </vt:variant>
      <vt:variant>
        <vt:lpwstr>_Toc162038959</vt:lpwstr>
      </vt:variant>
      <vt:variant>
        <vt:i4>1835065</vt:i4>
      </vt:variant>
      <vt:variant>
        <vt:i4>161</vt:i4>
      </vt:variant>
      <vt:variant>
        <vt:i4>0</vt:i4>
      </vt:variant>
      <vt:variant>
        <vt:i4>5</vt:i4>
      </vt:variant>
      <vt:variant>
        <vt:lpwstr/>
      </vt:variant>
      <vt:variant>
        <vt:lpwstr>_Toc162038958</vt:lpwstr>
      </vt:variant>
      <vt:variant>
        <vt:i4>1835065</vt:i4>
      </vt:variant>
      <vt:variant>
        <vt:i4>155</vt:i4>
      </vt:variant>
      <vt:variant>
        <vt:i4>0</vt:i4>
      </vt:variant>
      <vt:variant>
        <vt:i4>5</vt:i4>
      </vt:variant>
      <vt:variant>
        <vt:lpwstr/>
      </vt:variant>
      <vt:variant>
        <vt:lpwstr>_Toc162038957</vt:lpwstr>
      </vt:variant>
      <vt:variant>
        <vt:i4>1835065</vt:i4>
      </vt:variant>
      <vt:variant>
        <vt:i4>149</vt:i4>
      </vt:variant>
      <vt:variant>
        <vt:i4>0</vt:i4>
      </vt:variant>
      <vt:variant>
        <vt:i4>5</vt:i4>
      </vt:variant>
      <vt:variant>
        <vt:lpwstr/>
      </vt:variant>
      <vt:variant>
        <vt:lpwstr>_Toc162038956</vt:lpwstr>
      </vt:variant>
      <vt:variant>
        <vt:i4>1769522</vt:i4>
      </vt:variant>
      <vt:variant>
        <vt:i4>140</vt:i4>
      </vt:variant>
      <vt:variant>
        <vt:i4>0</vt:i4>
      </vt:variant>
      <vt:variant>
        <vt:i4>5</vt:i4>
      </vt:variant>
      <vt:variant>
        <vt:lpwstr/>
      </vt:variant>
      <vt:variant>
        <vt:lpwstr>_Toc162039237</vt:lpwstr>
      </vt:variant>
      <vt:variant>
        <vt:i4>1769522</vt:i4>
      </vt:variant>
      <vt:variant>
        <vt:i4>134</vt:i4>
      </vt:variant>
      <vt:variant>
        <vt:i4>0</vt:i4>
      </vt:variant>
      <vt:variant>
        <vt:i4>5</vt:i4>
      </vt:variant>
      <vt:variant>
        <vt:lpwstr/>
      </vt:variant>
      <vt:variant>
        <vt:lpwstr>_Toc162039236</vt:lpwstr>
      </vt:variant>
      <vt:variant>
        <vt:i4>1769522</vt:i4>
      </vt:variant>
      <vt:variant>
        <vt:i4>128</vt:i4>
      </vt:variant>
      <vt:variant>
        <vt:i4>0</vt:i4>
      </vt:variant>
      <vt:variant>
        <vt:i4>5</vt:i4>
      </vt:variant>
      <vt:variant>
        <vt:lpwstr/>
      </vt:variant>
      <vt:variant>
        <vt:lpwstr>_Toc162039235</vt:lpwstr>
      </vt:variant>
      <vt:variant>
        <vt:i4>1769522</vt:i4>
      </vt:variant>
      <vt:variant>
        <vt:i4>122</vt:i4>
      </vt:variant>
      <vt:variant>
        <vt:i4>0</vt:i4>
      </vt:variant>
      <vt:variant>
        <vt:i4>5</vt:i4>
      </vt:variant>
      <vt:variant>
        <vt:lpwstr/>
      </vt:variant>
      <vt:variant>
        <vt:lpwstr>_Toc162039234</vt:lpwstr>
      </vt:variant>
      <vt:variant>
        <vt:i4>1769522</vt:i4>
      </vt:variant>
      <vt:variant>
        <vt:i4>116</vt:i4>
      </vt:variant>
      <vt:variant>
        <vt:i4>0</vt:i4>
      </vt:variant>
      <vt:variant>
        <vt:i4>5</vt:i4>
      </vt:variant>
      <vt:variant>
        <vt:lpwstr/>
      </vt:variant>
      <vt:variant>
        <vt:lpwstr>_Toc162039233</vt:lpwstr>
      </vt:variant>
      <vt:variant>
        <vt:i4>1769522</vt:i4>
      </vt:variant>
      <vt:variant>
        <vt:i4>110</vt:i4>
      </vt:variant>
      <vt:variant>
        <vt:i4>0</vt:i4>
      </vt:variant>
      <vt:variant>
        <vt:i4>5</vt:i4>
      </vt:variant>
      <vt:variant>
        <vt:lpwstr/>
      </vt:variant>
      <vt:variant>
        <vt:lpwstr>_Toc162039232</vt:lpwstr>
      </vt:variant>
      <vt:variant>
        <vt:i4>1769522</vt:i4>
      </vt:variant>
      <vt:variant>
        <vt:i4>104</vt:i4>
      </vt:variant>
      <vt:variant>
        <vt:i4>0</vt:i4>
      </vt:variant>
      <vt:variant>
        <vt:i4>5</vt:i4>
      </vt:variant>
      <vt:variant>
        <vt:lpwstr/>
      </vt:variant>
      <vt:variant>
        <vt:lpwstr>_Toc162039231</vt:lpwstr>
      </vt:variant>
      <vt:variant>
        <vt:i4>1769522</vt:i4>
      </vt:variant>
      <vt:variant>
        <vt:i4>98</vt:i4>
      </vt:variant>
      <vt:variant>
        <vt:i4>0</vt:i4>
      </vt:variant>
      <vt:variant>
        <vt:i4>5</vt:i4>
      </vt:variant>
      <vt:variant>
        <vt:lpwstr/>
      </vt:variant>
      <vt:variant>
        <vt:lpwstr>_Toc162039230</vt:lpwstr>
      </vt:variant>
      <vt:variant>
        <vt:i4>1703986</vt:i4>
      </vt:variant>
      <vt:variant>
        <vt:i4>92</vt:i4>
      </vt:variant>
      <vt:variant>
        <vt:i4>0</vt:i4>
      </vt:variant>
      <vt:variant>
        <vt:i4>5</vt:i4>
      </vt:variant>
      <vt:variant>
        <vt:lpwstr/>
      </vt:variant>
      <vt:variant>
        <vt:lpwstr>_Toc162039229</vt:lpwstr>
      </vt:variant>
      <vt:variant>
        <vt:i4>1703986</vt:i4>
      </vt:variant>
      <vt:variant>
        <vt:i4>86</vt:i4>
      </vt:variant>
      <vt:variant>
        <vt:i4>0</vt:i4>
      </vt:variant>
      <vt:variant>
        <vt:i4>5</vt:i4>
      </vt:variant>
      <vt:variant>
        <vt:lpwstr/>
      </vt:variant>
      <vt:variant>
        <vt:lpwstr>_Toc162039228</vt:lpwstr>
      </vt:variant>
      <vt:variant>
        <vt:i4>1703986</vt:i4>
      </vt:variant>
      <vt:variant>
        <vt:i4>80</vt:i4>
      </vt:variant>
      <vt:variant>
        <vt:i4>0</vt:i4>
      </vt:variant>
      <vt:variant>
        <vt:i4>5</vt:i4>
      </vt:variant>
      <vt:variant>
        <vt:lpwstr/>
      </vt:variant>
      <vt:variant>
        <vt:lpwstr>_Toc162039227</vt:lpwstr>
      </vt:variant>
      <vt:variant>
        <vt:i4>1703986</vt:i4>
      </vt:variant>
      <vt:variant>
        <vt:i4>74</vt:i4>
      </vt:variant>
      <vt:variant>
        <vt:i4>0</vt:i4>
      </vt:variant>
      <vt:variant>
        <vt:i4>5</vt:i4>
      </vt:variant>
      <vt:variant>
        <vt:lpwstr/>
      </vt:variant>
      <vt:variant>
        <vt:lpwstr>_Toc162039226</vt:lpwstr>
      </vt:variant>
      <vt:variant>
        <vt:i4>1703986</vt:i4>
      </vt:variant>
      <vt:variant>
        <vt:i4>68</vt:i4>
      </vt:variant>
      <vt:variant>
        <vt:i4>0</vt:i4>
      </vt:variant>
      <vt:variant>
        <vt:i4>5</vt:i4>
      </vt:variant>
      <vt:variant>
        <vt:lpwstr/>
      </vt:variant>
      <vt:variant>
        <vt:lpwstr>_Toc162039225</vt:lpwstr>
      </vt:variant>
      <vt:variant>
        <vt:i4>1703986</vt:i4>
      </vt:variant>
      <vt:variant>
        <vt:i4>62</vt:i4>
      </vt:variant>
      <vt:variant>
        <vt:i4>0</vt:i4>
      </vt:variant>
      <vt:variant>
        <vt:i4>5</vt:i4>
      </vt:variant>
      <vt:variant>
        <vt:lpwstr/>
      </vt:variant>
      <vt:variant>
        <vt:lpwstr>_Toc162039224</vt:lpwstr>
      </vt:variant>
      <vt:variant>
        <vt:i4>1703986</vt:i4>
      </vt:variant>
      <vt:variant>
        <vt:i4>56</vt:i4>
      </vt:variant>
      <vt:variant>
        <vt:i4>0</vt:i4>
      </vt:variant>
      <vt:variant>
        <vt:i4>5</vt:i4>
      </vt:variant>
      <vt:variant>
        <vt:lpwstr/>
      </vt:variant>
      <vt:variant>
        <vt:lpwstr>_Toc162039223</vt:lpwstr>
      </vt:variant>
      <vt:variant>
        <vt:i4>1703986</vt:i4>
      </vt:variant>
      <vt:variant>
        <vt:i4>50</vt:i4>
      </vt:variant>
      <vt:variant>
        <vt:i4>0</vt:i4>
      </vt:variant>
      <vt:variant>
        <vt:i4>5</vt:i4>
      </vt:variant>
      <vt:variant>
        <vt:lpwstr/>
      </vt:variant>
      <vt:variant>
        <vt:lpwstr>_Toc162039222</vt:lpwstr>
      </vt:variant>
      <vt:variant>
        <vt:i4>1703986</vt:i4>
      </vt:variant>
      <vt:variant>
        <vt:i4>44</vt:i4>
      </vt:variant>
      <vt:variant>
        <vt:i4>0</vt:i4>
      </vt:variant>
      <vt:variant>
        <vt:i4>5</vt:i4>
      </vt:variant>
      <vt:variant>
        <vt:lpwstr/>
      </vt:variant>
      <vt:variant>
        <vt:lpwstr>_Toc162039221</vt:lpwstr>
      </vt:variant>
      <vt:variant>
        <vt:i4>1703986</vt:i4>
      </vt:variant>
      <vt:variant>
        <vt:i4>38</vt:i4>
      </vt:variant>
      <vt:variant>
        <vt:i4>0</vt:i4>
      </vt:variant>
      <vt:variant>
        <vt:i4>5</vt:i4>
      </vt:variant>
      <vt:variant>
        <vt:lpwstr/>
      </vt:variant>
      <vt:variant>
        <vt:lpwstr>_Toc162039220</vt:lpwstr>
      </vt:variant>
      <vt:variant>
        <vt:i4>1638450</vt:i4>
      </vt:variant>
      <vt:variant>
        <vt:i4>32</vt:i4>
      </vt:variant>
      <vt:variant>
        <vt:i4>0</vt:i4>
      </vt:variant>
      <vt:variant>
        <vt:i4>5</vt:i4>
      </vt:variant>
      <vt:variant>
        <vt:lpwstr/>
      </vt:variant>
      <vt:variant>
        <vt:lpwstr>_Toc162039219</vt:lpwstr>
      </vt:variant>
      <vt:variant>
        <vt:i4>1638450</vt:i4>
      </vt:variant>
      <vt:variant>
        <vt:i4>26</vt:i4>
      </vt:variant>
      <vt:variant>
        <vt:i4>0</vt:i4>
      </vt:variant>
      <vt:variant>
        <vt:i4>5</vt:i4>
      </vt:variant>
      <vt:variant>
        <vt:lpwstr/>
      </vt:variant>
      <vt:variant>
        <vt:lpwstr>_Toc162039218</vt:lpwstr>
      </vt:variant>
      <vt:variant>
        <vt:i4>1638450</vt:i4>
      </vt:variant>
      <vt:variant>
        <vt:i4>20</vt:i4>
      </vt:variant>
      <vt:variant>
        <vt:i4>0</vt:i4>
      </vt:variant>
      <vt:variant>
        <vt:i4>5</vt:i4>
      </vt:variant>
      <vt:variant>
        <vt:lpwstr/>
      </vt:variant>
      <vt:variant>
        <vt:lpwstr>_Toc162039217</vt:lpwstr>
      </vt:variant>
      <vt:variant>
        <vt:i4>1638450</vt:i4>
      </vt:variant>
      <vt:variant>
        <vt:i4>14</vt:i4>
      </vt:variant>
      <vt:variant>
        <vt:i4>0</vt:i4>
      </vt:variant>
      <vt:variant>
        <vt:i4>5</vt:i4>
      </vt:variant>
      <vt:variant>
        <vt:lpwstr/>
      </vt:variant>
      <vt:variant>
        <vt:lpwstr>_Toc162039216</vt:lpwstr>
      </vt:variant>
      <vt:variant>
        <vt:i4>1638450</vt:i4>
      </vt:variant>
      <vt:variant>
        <vt:i4>8</vt:i4>
      </vt:variant>
      <vt:variant>
        <vt:i4>0</vt:i4>
      </vt:variant>
      <vt:variant>
        <vt:i4>5</vt:i4>
      </vt:variant>
      <vt:variant>
        <vt:lpwstr/>
      </vt:variant>
      <vt:variant>
        <vt:lpwstr>_Toc162039215</vt:lpwstr>
      </vt:variant>
      <vt:variant>
        <vt:i4>1638450</vt:i4>
      </vt:variant>
      <vt:variant>
        <vt:i4>2</vt:i4>
      </vt:variant>
      <vt:variant>
        <vt:i4>0</vt:i4>
      </vt:variant>
      <vt:variant>
        <vt:i4>5</vt:i4>
      </vt:variant>
      <vt:variant>
        <vt:lpwstr/>
      </vt:variant>
      <vt:variant>
        <vt:lpwstr>_Toc162039214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Chí Cường</dc:creator>
  <cp:keywords/>
  <dc:description/>
  <cp:lastModifiedBy>Phan Chí Cường</cp:lastModifiedBy>
  <cp:revision>2</cp:revision>
  <cp:lastPrinted>2023-12-18T13:37:00Z</cp:lastPrinted>
  <dcterms:created xsi:type="dcterms:W3CDTF">2024-03-22T15:33:00Z</dcterms:created>
  <dcterms:modified xsi:type="dcterms:W3CDTF">2024-03-22T15:33:00Z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0x010100597AE72EEA79B74DA5C86E3CA8C98E55</vt:lpwstr>
  </property>
</Properties>
</file>